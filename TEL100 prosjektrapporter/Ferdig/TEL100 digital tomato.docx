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EBF8" w14:textId="41ABF487" w:rsidR="009D1728" w:rsidRDefault="009D1728" w:rsidP="00C41572">
      <w:pPr>
        <w:jc w:val="center"/>
        <w:rPr>
          <w:rFonts w:asciiTheme="majorHAnsi" w:eastAsiaTheme="majorEastAsia" w:hAnsiTheme="majorHAnsi" w:cstheme="majorBidi"/>
          <w:caps/>
          <w:color w:val="26BCD2" w:themeColor="accent1"/>
          <w:spacing w:val="10"/>
          <w:sz w:val="44"/>
          <w:szCs w:val="44"/>
        </w:rPr>
      </w:pPr>
      <w:r>
        <w:rPr>
          <w:rFonts w:asciiTheme="majorHAnsi" w:eastAsiaTheme="majorEastAsia" w:hAnsiTheme="majorHAnsi" w:cstheme="majorBidi"/>
          <w:caps/>
          <w:color w:val="26BCD2" w:themeColor="accent1"/>
          <w:spacing w:val="10"/>
          <w:sz w:val="44"/>
          <w:szCs w:val="44"/>
        </w:rPr>
        <w:t>TEL100- Mal</w:t>
      </w:r>
    </w:p>
    <w:tbl>
      <w:tblPr>
        <w:tblStyle w:val="Rutenettabelllys"/>
        <w:tblW w:w="9344" w:type="dxa"/>
        <w:tblLook w:val="04A0" w:firstRow="1" w:lastRow="0" w:firstColumn="1" w:lastColumn="0" w:noHBand="0" w:noVBand="1"/>
      </w:tblPr>
      <w:tblGrid>
        <w:gridCol w:w="2050"/>
        <w:gridCol w:w="2550"/>
        <w:gridCol w:w="4744"/>
      </w:tblGrid>
      <w:tr w:rsidR="00D06436" w:rsidRPr="00D06436" w14:paraId="5782FE50" w14:textId="77777777" w:rsidTr="171E50F3">
        <w:tc>
          <w:tcPr>
            <w:tcW w:w="2050" w:type="dxa"/>
            <w:hideMark/>
          </w:tcPr>
          <w:p w14:paraId="053AE460" w14:textId="77777777" w:rsidR="009D1728" w:rsidRPr="00D06436" w:rsidRDefault="009D1728" w:rsidP="009D1728">
            <w:pPr>
              <w:rPr>
                <w:color w:val="EE0000"/>
                <w:lang w:val="en-US"/>
              </w:rPr>
            </w:pPr>
            <w:r w:rsidRPr="00D06436">
              <w:rPr>
                <w:color w:val="EE0000"/>
                <w:lang w:val="en-US"/>
              </w:rPr>
              <w:t>Del</w:t>
            </w:r>
          </w:p>
        </w:tc>
        <w:tc>
          <w:tcPr>
            <w:tcW w:w="2550" w:type="dxa"/>
            <w:hideMark/>
          </w:tcPr>
          <w:p w14:paraId="3F57FD02" w14:textId="77777777" w:rsidR="009D1728" w:rsidRPr="00D06436" w:rsidRDefault="009D1728" w:rsidP="009D1728">
            <w:pPr>
              <w:rPr>
                <w:color w:val="EE0000"/>
                <w:lang w:val="en-US"/>
              </w:rPr>
            </w:pPr>
            <w:proofErr w:type="spellStart"/>
            <w:r w:rsidRPr="00D06436">
              <w:rPr>
                <w:color w:val="EE0000"/>
                <w:lang w:val="en-US"/>
              </w:rPr>
              <w:t>Innhold</w:t>
            </w:r>
            <w:proofErr w:type="spellEnd"/>
            <w:r w:rsidRPr="00D06436">
              <w:rPr>
                <w:color w:val="EE0000"/>
                <w:lang w:val="en-US"/>
              </w:rPr>
              <w:t>/Tema</w:t>
            </w:r>
          </w:p>
        </w:tc>
        <w:tc>
          <w:tcPr>
            <w:tcW w:w="4744" w:type="dxa"/>
            <w:hideMark/>
          </w:tcPr>
          <w:p w14:paraId="2D92102B" w14:textId="77777777" w:rsidR="009D1728" w:rsidRPr="00D06436" w:rsidRDefault="009D1728" w:rsidP="009D1728">
            <w:pPr>
              <w:rPr>
                <w:color w:val="EE0000"/>
                <w:lang w:val="en-US"/>
              </w:rPr>
            </w:pPr>
            <w:proofErr w:type="spellStart"/>
            <w:r w:rsidRPr="00D06436">
              <w:rPr>
                <w:color w:val="EE0000"/>
                <w:lang w:val="en-US"/>
              </w:rPr>
              <w:t>Beskrivelse</w:t>
            </w:r>
            <w:proofErr w:type="spellEnd"/>
            <w:r w:rsidRPr="00D06436">
              <w:rPr>
                <w:color w:val="EE0000"/>
                <w:lang w:val="en-US"/>
              </w:rPr>
              <w:t>/</w:t>
            </w:r>
            <w:proofErr w:type="spellStart"/>
            <w:r w:rsidRPr="00D06436">
              <w:rPr>
                <w:color w:val="EE0000"/>
                <w:lang w:val="en-US"/>
              </w:rPr>
              <w:t>Veiledning</w:t>
            </w:r>
            <w:proofErr w:type="spellEnd"/>
          </w:p>
        </w:tc>
      </w:tr>
      <w:tr w:rsidR="00D06436" w:rsidRPr="00D06436" w14:paraId="79C2F17E" w14:textId="77777777" w:rsidTr="171E50F3">
        <w:tc>
          <w:tcPr>
            <w:tcW w:w="2050" w:type="dxa"/>
            <w:hideMark/>
          </w:tcPr>
          <w:p w14:paraId="576321D8" w14:textId="77777777" w:rsidR="009D1728" w:rsidRPr="00D06436" w:rsidRDefault="009D1728" w:rsidP="009D1728">
            <w:pPr>
              <w:rPr>
                <w:color w:val="EE0000"/>
                <w:lang w:val="en-US"/>
              </w:rPr>
            </w:pPr>
            <w:proofErr w:type="spellStart"/>
            <w:r w:rsidRPr="00D06436">
              <w:rPr>
                <w:color w:val="EE0000"/>
                <w:lang w:val="en-US"/>
              </w:rPr>
              <w:t>Tittelside</w:t>
            </w:r>
            <w:proofErr w:type="spellEnd"/>
          </w:p>
        </w:tc>
        <w:tc>
          <w:tcPr>
            <w:tcW w:w="2550" w:type="dxa"/>
            <w:hideMark/>
          </w:tcPr>
          <w:p w14:paraId="1116530F" w14:textId="77777777" w:rsidR="009D1728" w:rsidRPr="00D06436" w:rsidRDefault="009D1728" w:rsidP="009D1728">
            <w:pPr>
              <w:rPr>
                <w:color w:val="EE0000"/>
                <w:lang w:val="en-US"/>
              </w:rPr>
            </w:pPr>
            <w:proofErr w:type="spellStart"/>
            <w:r w:rsidRPr="00D06436">
              <w:rPr>
                <w:color w:val="EE0000"/>
                <w:lang w:val="en-US"/>
              </w:rPr>
              <w:t>Prosjekt</w:t>
            </w:r>
            <w:proofErr w:type="spellEnd"/>
            <w:r w:rsidRPr="00D06436">
              <w:rPr>
                <w:color w:val="EE0000"/>
                <w:lang w:val="en-US"/>
              </w:rPr>
              <w:t xml:space="preserve"> </w:t>
            </w:r>
            <w:proofErr w:type="spellStart"/>
            <w:r w:rsidRPr="00D06436">
              <w:rPr>
                <w:color w:val="EE0000"/>
                <w:lang w:val="en-US"/>
              </w:rPr>
              <w:t>tittel</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forfattere</w:t>
            </w:r>
            <w:proofErr w:type="spellEnd"/>
          </w:p>
        </w:tc>
        <w:tc>
          <w:tcPr>
            <w:tcW w:w="4744" w:type="dxa"/>
            <w:hideMark/>
          </w:tcPr>
          <w:p w14:paraId="207D1608" w14:textId="77777777" w:rsidR="009D1728" w:rsidRPr="00D06436" w:rsidRDefault="009D1728" w:rsidP="009D1728">
            <w:pPr>
              <w:rPr>
                <w:color w:val="EE0000"/>
              </w:rPr>
            </w:pPr>
            <w:r w:rsidRPr="00D06436">
              <w:rPr>
                <w:color w:val="EE0000"/>
              </w:rPr>
              <w:t>Skriv inn fullstendige navn på alle forfattere og prosjekttittel</w:t>
            </w:r>
          </w:p>
        </w:tc>
      </w:tr>
      <w:tr w:rsidR="00D06436" w:rsidRPr="00D06436" w14:paraId="55CDD42B" w14:textId="77777777" w:rsidTr="171E50F3">
        <w:tc>
          <w:tcPr>
            <w:tcW w:w="2050" w:type="dxa"/>
            <w:hideMark/>
          </w:tcPr>
          <w:p w14:paraId="46B75EA4" w14:textId="77777777" w:rsidR="009D1728" w:rsidRPr="00D06436" w:rsidRDefault="009D1728" w:rsidP="009D1728">
            <w:pPr>
              <w:rPr>
                <w:color w:val="EE0000"/>
                <w:lang w:val="en-US"/>
              </w:rPr>
            </w:pPr>
            <w:proofErr w:type="spellStart"/>
            <w:r w:rsidRPr="00D06436">
              <w:rPr>
                <w:color w:val="EE0000"/>
                <w:lang w:val="en-US"/>
              </w:rPr>
              <w:t>Forord</w:t>
            </w:r>
            <w:proofErr w:type="spellEnd"/>
          </w:p>
        </w:tc>
        <w:tc>
          <w:tcPr>
            <w:tcW w:w="2550" w:type="dxa"/>
            <w:hideMark/>
          </w:tcPr>
          <w:p w14:paraId="03B69AC4" w14:textId="77777777" w:rsidR="009D1728" w:rsidRPr="00D06436" w:rsidRDefault="009D1728" w:rsidP="009D1728">
            <w:pPr>
              <w:rPr>
                <w:color w:val="EE0000"/>
                <w:lang w:val="en-US"/>
              </w:rPr>
            </w:pPr>
            <w:r w:rsidRPr="00D06436">
              <w:rPr>
                <w:color w:val="EE0000"/>
                <w:lang w:val="en-US"/>
              </w:rPr>
              <w:t xml:space="preserve">Bruk </w:t>
            </w:r>
            <w:proofErr w:type="spellStart"/>
            <w:r w:rsidRPr="00D06436">
              <w:rPr>
                <w:color w:val="EE0000"/>
                <w:lang w:val="en-US"/>
              </w:rPr>
              <w:t>og</w:t>
            </w:r>
            <w:proofErr w:type="spellEnd"/>
            <w:r w:rsidRPr="00D06436">
              <w:rPr>
                <w:color w:val="EE0000"/>
                <w:lang w:val="en-US"/>
              </w:rPr>
              <w:t xml:space="preserve"> format</w:t>
            </w:r>
          </w:p>
        </w:tc>
        <w:tc>
          <w:tcPr>
            <w:tcW w:w="4744" w:type="dxa"/>
            <w:hideMark/>
          </w:tcPr>
          <w:p w14:paraId="0F5BF4DF" w14:textId="77777777" w:rsidR="009D1728" w:rsidRPr="00D06436" w:rsidRDefault="009D1728" w:rsidP="009D1728">
            <w:pPr>
              <w:rPr>
                <w:color w:val="EE0000"/>
              </w:rPr>
            </w:pPr>
            <w:r w:rsidRPr="00D06436">
              <w:rPr>
                <w:color w:val="EE0000"/>
              </w:rPr>
              <w:t xml:space="preserve">Mal for alle innleveringer og design-sprint. Hjelpetekst i rødt. Font: </w:t>
            </w:r>
            <w:proofErr w:type="spellStart"/>
            <w:r w:rsidRPr="00D06436">
              <w:rPr>
                <w:color w:val="EE0000"/>
              </w:rPr>
              <w:t>Calibri</w:t>
            </w:r>
            <w:proofErr w:type="spellEnd"/>
            <w:r w:rsidRPr="00D06436">
              <w:rPr>
                <w:color w:val="EE0000"/>
              </w:rPr>
              <w:t xml:space="preserve">/Times New Roman (11 </w:t>
            </w:r>
            <w:proofErr w:type="spellStart"/>
            <w:r w:rsidRPr="00D06436">
              <w:rPr>
                <w:color w:val="EE0000"/>
              </w:rPr>
              <w:t>pt</w:t>
            </w:r>
            <w:proofErr w:type="spellEnd"/>
            <w:r w:rsidRPr="00D06436">
              <w:rPr>
                <w:color w:val="EE0000"/>
              </w:rPr>
              <w:t xml:space="preserve">), figurer/tabeller (9 </w:t>
            </w:r>
            <w:proofErr w:type="spellStart"/>
            <w:r w:rsidRPr="00D06436">
              <w:rPr>
                <w:color w:val="EE0000"/>
              </w:rPr>
              <w:t>pt</w:t>
            </w:r>
            <w:proofErr w:type="spellEnd"/>
            <w:r w:rsidRPr="00D06436">
              <w:rPr>
                <w:color w:val="EE0000"/>
              </w:rPr>
              <w:t>). Unngå uformelt språk.</w:t>
            </w:r>
          </w:p>
        </w:tc>
      </w:tr>
      <w:tr w:rsidR="00D06436" w:rsidRPr="00D06436" w14:paraId="58F6ECD5" w14:textId="77777777" w:rsidTr="171E50F3">
        <w:tc>
          <w:tcPr>
            <w:tcW w:w="2050" w:type="dxa"/>
            <w:hideMark/>
          </w:tcPr>
          <w:p w14:paraId="5451688F" w14:textId="77777777" w:rsidR="009D1728" w:rsidRPr="00D06436" w:rsidRDefault="009D1728" w:rsidP="009D1728">
            <w:pPr>
              <w:rPr>
                <w:color w:val="EE0000"/>
              </w:rPr>
            </w:pPr>
          </w:p>
        </w:tc>
        <w:tc>
          <w:tcPr>
            <w:tcW w:w="2550" w:type="dxa"/>
            <w:hideMark/>
          </w:tcPr>
          <w:p w14:paraId="52252837" w14:textId="77777777" w:rsidR="009D1728" w:rsidRPr="00D06436" w:rsidRDefault="009D1728" w:rsidP="009D1728">
            <w:pPr>
              <w:rPr>
                <w:color w:val="EE0000"/>
                <w:lang w:val="en-US"/>
              </w:rPr>
            </w:pPr>
            <w:proofErr w:type="spellStart"/>
            <w:r w:rsidRPr="00D06436">
              <w:rPr>
                <w:color w:val="EE0000"/>
                <w:lang w:val="en-US"/>
              </w:rPr>
              <w:t>Referanser</w:t>
            </w:r>
            <w:proofErr w:type="spellEnd"/>
          </w:p>
        </w:tc>
        <w:tc>
          <w:tcPr>
            <w:tcW w:w="4744" w:type="dxa"/>
            <w:hideMark/>
          </w:tcPr>
          <w:p w14:paraId="76849FE4" w14:textId="77777777" w:rsidR="009D1728" w:rsidRPr="00D06436" w:rsidRDefault="009D1728" w:rsidP="009D1728">
            <w:pPr>
              <w:rPr>
                <w:color w:val="EE0000"/>
              </w:rPr>
            </w:pPr>
            <w:r w:rsidRPr="00D06436">
              <w:rPr>
                <w:color w:val="EE0000"/>
              </w:rPr>
              <w:t>Bruk referanseverktøyet i Word ("sett inn sitat", "bibliografi")</w:t>
            </w:r>
          </w:p>
        </w:tc>
      </w:tr>
      <w:tr w:rsidR="00D06436" w:rsidRPr="00D06436" w14:paraId="39F0B587" w14:textId="77777777" w:rsidTr="171E50F3">
        <w:tc>
          <w:tcPr>
            <w:tcW w:w="2050" w:type="dxa"/>
            <w:hideMark/>
          </w:tcPr>
          <w:p w14:paraId="13E87CBA" w14:textId="77777777" w:rsidR="009D1728" w:rsidRPr="00D06436" w:rsidRDefault="009D1728" w:rsidP="009D1728">
            <w:pPr>
              <w:rPr>
                <w:color w:val="EE0000"/>
              </w:rPr>
            </w:pPr>
          </w:p>
        </w:tc>
        <w:tc>
          <w:tcPr>
            <w:tcW w:w="2550" w:type="dxa"/>
            <w:hideMark/>
          </w:tcPr>
          <w:p w14:paraId="59059AC6" w14:textId="77777777" w:rsidR="009D1728" w:rsidRPr="00D06436" w:rsidRDefault="009D1728" w:rsidP="009D1728">
            <w:pPr>
              <w:rPr>
                <w:color w:val="EE0000"/>
                <w:lang w:val="en-US"/>
              </w:rPr>
            </w:pPr>
            <w:proofErr w:type="spellStart"/>
            <w:r w:rsidRPr="00D06436">
              <w:rPr>
                <w:color w:val="EE0000"/>
                <w:lang w:val="en-US"/>
              </w:rPr>
              <w:t>Lesetips</w:t>
            </w:r>
            <w:proofErr w:type="spellEnd"/>
          </w:p>
        </w:tc>
        <w:tc>
          <w:tcPr>
            <w:tcW w:w="4744" w:type="dxa"/>
            <w:hideMark/>
          </w:tcPr>
          <w:p w14:paraId="470F8867" w14:textId="77777777" w:rsidR="009D1728" w:rsidRPr="00D06436" w:rsidRDefault="009D1728" w:rsidP="009D1728">
            <w:pPr>
              <w:rPr>
                <w:color w:val="EE0000"/>
              </w:rPr>
            </w:pPr>
            <w:r w:rsidRPr="00D06436">
              <w:rPr>
                <w:color w:val="EE0000"/>
              </w:rPr>
              <w:t>Les gjerne med "Sir David Attenborough"-stemning for flyt og underholdning</w:t>
            </w:r>
          </w:p>
        </w:tc>
      </w:tr>
      <w:tr w:rsidR="00D06436" w:rsidRPr="00D06436" w14:paraId="3836879D" w14:textId="77777777" w:rsidTr="171E50F3">
        <w:tc>
          <w:tcPr>
            <w:tcW w:w="2050" w:type="dxa"/>
            <w:hideMark/>
          </w:tcPr>
          <w:p w14:paraId="6270DB46" w14:textId="77777777" w:rsidR="009D1728" w:rsidRPr="00D06436" w:rsidRDefault="009D1728" w:rsidP="009D1728">
            <w:pPr>
              <w:rPr>
                <w:color w:val="EE0000"/>
                <w:lang w:val="en-US"/>
              </w:rPr>
            </w:pPr>
            <w:proofErr w:type="spellStart"/>
            <w:r w:rsidRPr="00D06436">
              <w:rPr>
                <w:color w:val="EE0000"/>
                <w:lang w:val="en-US"/>
              </w:rPr>
              <w:t>Sammendrag</w:t>
            </w:r>
            <w:proofErr w:type="spellEnd"/>
          </w:p>
        </w:tc>
        <w:tc>
          <w:tcPr>
            <w:tcW w:w="2550" w:type="dxa"/>
            <w:hideMark/>
          </w:tcPr>
          <w:p w14:paraId="1E990777" w14:textId="77777777" w:rsidR="009D1728" w:rsidRPr="00D06436" w:rsidRDefault="009D1728" w:rsidP="009D1728">
            <w:pPr>
              <w:rPr>
                <w:color w:val="EE0000"/>
                <w:lang w:val="en-US"/>
              </w:rPr>
            </w:pPr>
            <w:r w:rsidRPr="00D06436">
              <w:rPr>
                <w:color w:val="EE0000"/>
                <w:lang w:val="en-US"/>
              </w:rPr>
              <w:t>Executive summary</w:t>
            </w:r>
          </w:p>
        </w:tc>
        <w:tc>
          <w:tcPr>
            <w:tcW w:w="4744" w:type="dxa"/>
            <w:hideMark/>
          </w:tcPr>
          <w:p w14:paraId="6FC01D72" w14:textId="088EC072" w:rsidR="009D1728" w:rsidRPr="00D06436" w:rsidRDefault="009D1728" w:rsidP="009D1728">
            <w:pPr>
              <w:rPr>
                <w:color w:val="EE0000"/>
              </w:rPr>
            </w:pPr>
            <w:r w:rsidRPr="00D06436">
              <w:rPr>
                <w:color w:val="EE0000"/>
              </w:rPr>
              <w:t>1–2 sider. Kortfattet oppsummering av nøkkelfunn og anbefalinger</w:t>
            </w:r>
          </w:p>
        </w:tc>
      </w:tr>
      <w:tr w:rsidR="00D06436" w:rsidRPr="00D06436" w14:paraId="7E9B197B" w14:textId="77777777" w:rsidTr="171E50F3">
        <w:tc>
          <w:tcPr>
            <w:tcW w:w="2050" w:type="dxa"/>
            <w:hideMark/>
          </w:tcPr>
          <w:p w14:paraId="1EFD6CC7" w14:textId="77777777" w:rsidR="009D1728" w:rsidRPr="00D06436" w:rsidRDefault="009D1728" w:rsidP="009D1728">
            <w:pPr>
              <w:rPr>
                <w:color w:val="EE0000"/>
                <w:lang w:val="en-US"/>
              </w:rPr>
            </w:pPr>
            <w:proofErr w:type="spellStart"/>
            <w:r w:rsidRPr="00D06436">
              <w:rPr>
                <w:color w:val="EE0000"/>
                <w:lang w:val="en-US"/>
              </w:rPr>
              <w:t>Innholdsfortegnelse</w:t>
            </w:r>
            <w:proofErr w:type="spellEnd"/>
          </w:p>
        </w:tc>
        <w:tc>
          <w:tcPr>
            <w:tcW w:w="2550" w:type="dxa"/>
            <w:hideMark/>
          </w:tcPr>
          <w:p w14:paraId="7B42C07E" w14:textId="77777777" w:rsidR="009D1728" w:rsidRPr="00D06436" w:rsidRDefault="009D1728" w:rsidP="009D1728">
            <w:pPr>
              <w:rPr>
                <w:color w:val="EE0000"/>
                <w:lang w:val="en-US"/>
              </w:rPr>
            </w:pPr>
            <w:proofErr w:type="spellStart"/>
            <w:r w:rsidRPr="00D06436">
              <w:rPr>
                <w:color w:val="EE0000"/>
                <w:lang w:val="en-US"/>
              </w:rPr>
              <w:t>Automatisk</w:t>
            </w:r>
            <w:proofErr w:type="spellEnd"/>
            <w:r w:rsidRPr="00D06436">
              <w:rPr>
                <w:color w:val="EE0000"/>
                <w:lang w:val="en-US"/>
              </w:rPr>
              <w:t xml:space="preserve"> </w:t>
            </w:r>
            <w:proofErr w:type="spellStart"/>
            <w:r w:rsidRPr="00D06436">
              <w:rPr>
                <w:color w:val="EE0000"/>
                <w:lang w:val="en-US"/>
              </w:rPr>
              <w:t>generert</w:t>
            </w:r>
            <w:proofErr w:type="spellEnd"/>
          </w:p>
        </w:tc>
        <w:tc>
          <w:tcPr>
            <w:tcW w:w="4744" w:type="dxa"/>
            <w:hideMark/>
          </w:tcPr>
          <w:p w14:paraId="4ADF9670" w14:textId="77777777" w:rsidR="009D1728" w:rsidRPr="00D06436" w:rsidRDefault="009D1728" w:rsidP="009D1728">
            <w:pPr>
              <w:rPr>
                <w:color w:val="EE0000"/>
              </w:rPr>
            </w:pPr>
            <w:r w:rsidRPr="00D06436">
              <w:rPr>
                <w:color w:val="EE0000"/>
              </w:rPr>
              <w:t>Oppdateres jevnlig for å få oversikt over rapportens struktur</w:t>
            </w:r>
          </w:p>
        </w:tc>
      </w:tr>
      <w:tr w:rsidR="00D06436" w:rsidRPr="00D06436" w14:paraId="74611939" w14:textId="77777777" w:rsidTr="171E50F3">
        <w:tc>
          <w:tcPr>
            <w:tcW w:w="2050" w:type="dxa"/>
            <w:hideMark/>
          </w:tcPr>
          <w:p w14:paraId="1F2D78E0" w14:textId="582E1B5C" w:rsidR="009D1728" w:rsidRPr="006F1790" w:rsidRDefault="009D1728" w:rsidP="009D1728">
            <w:pPr>
              <w:rPr>
                <w:color w:val="EE0000"/>
              </w:rPr>
            </w:pPr>
          </w:p>
        </w:tc>
        <w:tc>
          <w:tcPr>
            <w:tcW w:w="2550" w:type="dxa"/>
            <w:hideMark/>
          </w:tcPr>
          <w:p w14:paraId="2E82E026" w14:textId="6E349895" w:rsidR="009D1728" w:rsidRPr="006F1790" w:rsidRDefault="009D1728" w:rsidP="009D1728">
            <w:pPr>
              <w:rPr>
                <w:color w:val="EE0000"/>
              </w:rPr>
            </w:pPr>
          </w:p>
        </w:tc>
        <w:tc>
          <w:tcPr>
            <w:tcW w:w="4744" w:type="dxa"/>
            <w:hideMark/>
          </w:tcPr>
          <w:p w14:paraId="6DDDE32D" w14:textId="599125A9" w:rsidR="009D1728" w:rsidRPr="00D06436" w:rsidRDefault="009D1728" w:rsidP="009D1728">
            <w:pPr>
              <w:rPr>
                <w:color w:val="EE0000"/>
              </w:rPr>
            </w:pPr>
          </w:p>
        </w:tc>
      </w:tr>
      <w:tr w:rsidR="00D06436" w:rsidRPr="00D06436" w14:paraId="18717A6D" w14:textId="77777777" w:rsidTr="171E50F3">
        <w:tc>
          <w:tcPr>
            <w:tcW w:w="2050" w:type="dxa"/>
            <w:hideMark/>
          </w:tcPr>
          <w:p w14:paraId="4C11A4DB" w14:textId="08661B1B" w:rsidR="009D1728" w:rsidRPr="00D06436" w:rsidRDefault="009D1728" w:rsidP="009D1728">
            <w:pPr>
              <w:rPr>
                <w:color w:val="EE0000"/>
                <w:lang w:val="en-US"/>
              </w:rPr>
            </w:pPr>
            <w:proofErr w:type="spellStart"/>
            <w:r w:rsidRPr="00D06436">
              <w:rPr>
                <w:color w:val="EE0000"/>
                <w:lang w:val="en-US"/>
              </w:rPr>
              <w:t>Introduksjon</w:t>
            </w:r>
            <w:proofErr w:type="spellEnd"/>
            <w:r w:rsidRPr="00D06436">
              <w:rPr>
                <w:color w:val="EE0000"/>
                <w:lang w:val="en-US"/>
              </w:rPr>
              <w:t xml:space="preserve"> </w:t>
            </w:r>
          </w:p>
        </w:tc>
        <w:tc>
          <w:tcPr>
            <w:tcW w:w="2550" w:type="dxa"/>
            <w:hideMark/>
          </w:tcPr>
          <w:p w14:paraId="5BEE36DB" w14:textId="204CF52B" w:rsidR="009D1728" w:rsidRPr="00D06436" w:rsidRDefault="009D1728" w:rsidP="009D1728">
            <w:pPr>
              <w:rPr>
                <w:color w:val="EE0000"/>
                <w:lang w:val="en-US"/>
              </w:rPr>
            </w:pPr>
            <w:proofErr w:type="spellStart"/>
            <w:r w:rsidRPr="00D06436">
              <w:rPr>
                <w:color w:val="EE0000"/>
                <w:lang w:val="en-US"/>
              </w:rPr>
              <w:t>Bakgrunn</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problembeskrivelse</w:t>
            </w:r>
            <w:proofErr w:type="spellEnd"/>
          </w:p>
        </w:tc>
        <w:tc>
          <w:tcPr>
            <w:tcW w:w="4744" w:type="dxa"/>
            <w:hideMark/>
          </w:tcPr>
          <w:p w14:paraId="3C392F51" w14:textId="6051E022" w:rsidR="009D1728" w:rsidRPr="00D06436" w:rsidRDefault="009D1728" w:rsidP="009D1728">
            <w:pPr>
              <w:rPr>
                <w:color w:val="EE0000"/>
              </w:rPr>
            </w:pPr>
            <w:r w:rsidRPr="00D06436">
              <w:rPr>
                <w:color w:val="EE0000"/>
              </w:rPr>
              <w:t>Bakgrunn for prosjektet. Vis relevans og innled til problemstillingen</w:t>
            </w:r>
          </w:p>
          <w:p w14:paraId="5CBB4C78" w14:textId="305EB457" w:rsidR="009D1728" w:rsidRPr="00D06436" w:rsidRDefault="009D1728" w:rsidP="009D1728">
            <w:pPr>
              <w:rPr>
                <w:color w:val="EE0000"/>
                <w:lang w:val="en-US"/>
              </w:rPr>
            </w:pPr>
            <w:r w:rsidRPr="00D06436">
              <w:rPr>
                <w:color w:val="EE0000"/>
                <w:lang w:val="en-US"/>
              </w:rPr>
              <w:t xml:space="preserve">Definer </w:t>
            </w:r>
            <w:proofErr w:type="spellStart"/>
            <w:r w:rsidRPr="00D06436">
              <w:rPr>
                <w:color w:val="EE0000"/>
                <w:lang w:val="en-US"/>
              </w:rPr>
              <w:t>prosjektets</w:t>
            </w:r>
            <w:proofErr w:type="spellEnd"/>
            <w:r w:rsidRPr="00D06436">
              <w:rPr>
                <w:color w:val="EE0000"/>
                <w:lang w:val="en-US"/>
              </w:rPr>
              <w:t xml:space="preserve"> </w:t>
            </w:r>
            <w:proofErr w:type="spellStart"/>
            <w:r w:rsidRPr="00D06436">
              <w:rPr>
                <w:color w:val="EE0000"/>
                <w:lang w:val="en-US"/>
              </w:rPr>
              <w:t>hovedproblem</w:t>
            </w:r>
            <w:proofErr w:type="spellEnd"/>
          </w:p>
        </w:tc>
      </w:tr>
      <w:tr w:rsidR="00D06436" w:rsidRPr="00D06436" w14:paraId="225A879A" w14:textId="77777777" w:rsidTr="171E50F3">
        <w:tc>
          <w:tcPr>
            <w:tcW w:w="2050" w:type="dxa"/>
            <w:hideMark/>
          </w:tcPr>
          <w:p w14:paraId="5472717A" w14:textId="4010654C" w:rsidR="009D1728" w:rsidRPr="00D06436" w:rsidRDefault="009D1728" w:rsidP="009D1728">
            <w:pPr>
              <w:rPr>
                <w:color w:val="EE0000"/>
                <w:lang w:val="en-US"/>
              </w:rPr>
            </w:pPr>
          </w:p>
        </w:tc>
        <w:tc>
          <w:tcPr>
            <w:tcW w:w="2550" w:type="dxa"/>
            <w:hideMark/>
          </w:tcPr>
          <w:p w14:paraId="457832E8" w14:textId="77777777" w:rsidR="009D1728" w:rsidRPr="00D06436" w:rsidRDefault="009D1728" w:rsidP="009D1728">
            <w:pPr>
              <w:rPr>
                <w:color w:val="EE0000"/>
                <w:lang w:val="en-US"/>
              </w:rPr>
            </w:pPr>
            <w:proofErr w:type="spellStart"/>
            <w:r w:rsidRPr="00D06436">
              <w:rPr>
                <w:color w:val="EE0000"/>
                <w:lang w:val="en-US"/>
              </w:rPr>
              <w:t>Mål</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delmål</w:t>
            </w:r>
            <w:proofErr w:type="spellEnd"/>
          </w:p>
        </w:tc>
        <w:tc>
          <w:tcPr>
            <w:tcW w:w="4744" w:type="dxa"/>
            <w:hideMark/>
          </w:tcPr>
          <w:p w14:paraId="2F45C31A" w14:textId="77777777" w:rsidR="009D1728" w:rsidRPr="00D06436" w:rsidRDefault="009D1728" w:rsidP="009D1728">
            <w:pPr>
              <w:rPr>
                <w:color w:val="EE0000"/>
              </w:rPr>
            </w:pPr>
            <w:r w:rsidRPr="00D06436">
              <w:rPr>
                <w:color w:val="EE0000"/>
              </w:rPr>
              <w:t>Beskriv konkrete mål og delmål som skal oppnås</w:t>
            </w:r>
          </w:p>
        </w:tc>
      </w:tr>
      <w:tr w:rsidR="00D06436" w:rsidRPr="00D06436" w14:paraId="513B7AF9" w14:textId="77777777" w:rsidTr="171E50F3">
        <w:tc>
          <w:tcPr>
            <w:tcW w:w="2050" w:type="dxa"/>
            <w:hideMark/>
          </w:tcPr>
          <w:p w14:paraId="0610D98B" w14:textId="500AF27E" w:rsidR="009D1728" w:rsidRPr="006F1790" w:rsidRDefault="009D1728" w:rsidP="009D1728">
            <w:pPr>
              <w:rPr>
                <w:color w:val="EE0000"/>
              </w:rPr>
            </w:pPr>
          </w:p>
        </w:tc>
        <w:tc>
          <w:tcPr>
            <w:tcW w:w="2550" w:type="dxa"/>
            <w:hideMark/>
          </w:tcPr>
          <w:p w14:paraId="4F765E9F" w14:textId="77777777" w:rsidR="009D1728" w:rsidRPr="00D06436" w:rsidRDefault="009D1728" w:rsidP="009D1728">
            <w:pPr>
              <w:rPr>
                <w:color w:val="EE0000"/>
                <w:lang w:val="en-US"/>
              </w:rPr>
            </w:pPr>
            <w:proofErr w:type="spellStart"/>
            <w:r w:rsidRPr="00D06436">
              <w:rPr>
                <w:color w:val="EE0000"/>
                <w:lang w:val="en-US"/>
              </w:rPr>
              <w:t>Begrensninger</w:t>
            </w:r>
            <w:proofErr w:type="spellEnd"/>
          </w:p>
        </w:tc>
        <w:tc>
          <w:tcPr>
            <w:tcW w:w="4744" w:type="dxa"/>
            <w:hideMark/>
          </w:tcPr>
          <w:p w14:paraId="0B18CB4A" w14:textId="77777777" w:rsidR="009D1728" w:rsidRPr="00D06436" w:rsidRDefault="009D1728" w:rsidP="009D1728">
            <w:pPr>
              <w:rPr>
                <w:color w:val="EE0000"/>
              </w:rPr>
            </w:pPr>
            <w:r w:rsidRPr="00D06436">
              <w:rPr>
                <w:color w:val="EE0000"/>
              </w:rPr>
              <w:t>Angi hva som ikke omfattes av prosjektet</w:t>
            </w:r>
          </w:p>
        </w:tc>
      </w:tr>
      <w:tr w:rsidR="00D06436" w:rsidRPr="00D06436" w14:paraId="6714CFD4" w14:textId="77777777" w:rsidTr="171E50F3">
        <w:tc>
          <w:tcPr>
            <w:tcW w:w="2050" w:type="dxa"/>
            <w:hideMark/>
          </w:tcPr>
          <w:p w14:paraId="71E978EC" w14:textId="3B43D8E6" w:rsidR="009D1728" w:rsidRPr="00D06436" w:rsidRDefault="009D1728" w:rsidP="009D1728">
            <w:pPr>
              <w:rPr>
                <w:color w:val="EE0000"/>
                <w:lang w:val="en-US"/>
              </w:rPr>
            </w:pPr>
            <w:r w:rsidRPr="00D06436">
              <w:rPr>
                <w:color w:val="EE0000"/>
                <w:lang w:val="en-US"/>
              </w:rPr>
              <w:t xml:space="preserve">Teori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nøkkelkonsepter</w:t>
            </w:r>
            <w:proofErr w:type="spellEnd"/>
          </w:p>
        </w:tc>
        <w:tc>
          <w:tcPr>
            <w:tcW w:w="2550" w:type="dxa"/>
            <w:hideMark/>
          </w:tcPr>
          <w:p w14:paraId="24D0E71A" w14:textId="5F9936EC" w:rsidR="009D1728" w:rsidRPr="00D06436" w:rsidRDefault="009D1728" w:rsidP="009D1728">
            <w:pPr>
              <w:rPr>
                <w:color w:val="EE0000"/>
              </w:rPr>
            </w:pPr>
            <w:r w:rsidRPr="00D06436">
              <w:rPr>
                <w:color w:val="EE0000"/>
              </w:rPr>
              <w:t>Teori og nøkkelkonsepter som skal brukes i prosjektet.</w:t>
            </w:r>
          </w:p>
        </w:tc>
        <w:tc>
          <w:tcPr>
            <w:tcW w:w="4744" w:type="dxa"/>
            <w:hideMark/>
          </w:tcPr>
          <w:p w14:paraId="7D3EA38A" w14:textId="77777777" w:rsidR="009D1728" w:rsidRPr="00D06436" w:rsidRDefault="009D1728" w:rsidP="009D1728">
            <w:pPr>
              <w:rPr>
                <w:color w:val="EE0000"/>
              </w:rPr>
            </w:pPr>
            <w:r w:rsidRPr="00D06436">
              <w:rPr>
                <w:color w:val="EE0000"/>
              </w:rPr>
              <w:t>Teoretisk rammeverk og konsepter. Forklar måleprinsipper og teknologier</w:t>
            </w:r>
          </w:p>
        </w:tc>
      </w:tr>
      <w:tr w:rsidR="00D06436" w:rsidRPr="00D06436" w14:paraId="2817B102" w14:textId="77777777" w:rsidTr="171E50F3">
        <w:tc>
          <w:tcPr>
            <w:tcW w:w="2050" w:type="dxa"/>
            <w:hideMark/>
          </w:tcPr>
          <w:p w14:paraId="2475EB08" w14:textId="77777777" w:rsidR="009D1728" w:rsidRPr="00D06436" w:rsidRDefault="009D1728" w:rsidP="009D1728">
            <w:pPr>
              <w:rPr>
                <w:color w:val="EE0000"/>
              </w:rPr>
            </w:pPr>
          </w:p>
        </w:tc>
        <w:tc>
          <w:tcPr>
            <w:tcW w:w="2550" w:type="dxa"/>
            <w:hideMark/>
          </w:tcPr>
          <w:p w14:paraId="5AC664C7" w14:textId="77777777" w:rsidR="009D1728" w:rsidRPr="00D06436" w:rsidRDefault="009D1728" w:rsidP="009D1728">
            <w:pPr>
              <w:rPr>
                <w:color w:val="EE0000"/>
                <w:lang w:val="en-US"/>
              </w:rPr>
            </w:pPr>
            <w:proofErr w:type="spellStart"/>
            <w:r w:rsidRPr="00D06436">
              <w:rPr>
                <w:color w:val="EE0000"/>
                <w:lang w:val="en-US"/>
              </w:rPr>
              <w:t>Introduksjon</w:t>
            </w:r>
            <w:proofErr w:type="spellEnd"/>
            <w:r w:rsidRPr="00D06436">
              <w:rPr>
                <w:color w:val="EE0000"/>
                <w:lang w:val="en-US"/>
              </w:rPr>
              <w:t xml:space="preserve"> </w:t>
            </w:r>
            <w:proofErr w:type="spellStart"/>
            <w:r w:rsidRPr="00D06436">
              <w:rPr>
                <w:color w:val="EE0000"/>
                <w:lang w:val="en-US"/>
              </w:rPr>
              <w:t>til</w:t>
            </w:r>
            <w:proofErr w:type="spellEnd"/>
            <w:r w:rsidRPr="00D06436">
              <w:rPr>
                <w:color w:val="EE0000"/>
                <w:lang w:val="en-US"/>
              </w:rPr>
              <w:t xml:space="preserve"> </w:t>
            </w:r>
            <w:proofErr w:type="spellStart"/>
            <w:r w:rsidRPr="00D06436">
              <w:rPr>
                <w:color w:val="EE0000"/>
                <w:lang w:val="en-US"/>
              </w:rPr>
              <w:t>fagområde</w:t>
            </w:r>
            <w:proofErr w:type="spellEnd"/>
          </w:p>
        </w:tc>
        <w:tc>
          <w:tcPr>
            <w:tcW w:w="4744" w:type="dxa"/>
            <w:hideMark/>
          </w:tcPr>
          <w:p w14:paraId="0814FC17" w14:textId="77777777" w:rsidR="009D1728" w:rsidRPr="00D06436" w:rsidRDefault="009D1728" w:rsidP="009D1728">
            <w:pPr>
              <w:rPr>
                <w:color w:val="EE0000"/>
              </w:rPr>
            </w:pPr>
            <w:r w:rsidRPr="00D06436">
              <w:rPr>
                <w:color w:val="EE0000"/>
              </w:rPr>
              <w:t xml:space="preserve">F.eks. plantehelse, </w:t>
            </w:r>
            <w:proofErr w:type="gramStart"/>
            <w:r w:rsidRPr="00D06436">
              <w:rPr>
                <w:color w:val="EE0000"/>
              </w:rPr>
              <w:t>rensing,</w:t>
            </w:r>
            <w:proofErr w:type="gramEnd"/>
            <w:r w:rsidRPr="00D06436">
              <w:rPr>
                <w:color w:val="EE0000"/>
              </w:rPr>
              <w:t xml:space="preserve"> måleparametere</w:t>
            </w:r>
          </w:p>
        </w:tc>
      </w:tr>
      <w:tr w:rsidR="00D06436" w:rsidRPr="00D06436" w14:paraId="386FEF89" w14:textId="77777777" w:rsidTr="171E50F3">
        <w:tc>
          <w:tcPr>
            <w:tcW w:w="2050" w:type="dxa"/>
            <w:hideMark/>
          </w:tcPr>
          <w:p w14:paraId="2FEE6B7A" w14:textId="77777777" w:rsidR="009D1728" w:rsidRPr="00D06436" w:rsidRDefault="009D1728" w:rsidP="009D1728">
            <w:pPr>
              <w:rPr>
                <w:color w:val="EE0000"/>
              </w:rPr>
            </w:pPr>
          </w:p>
        </w:tc>
        <w:tc>
          <w:tcPr>
            <w:tcW w:w="2550" w:type="dxa"/>
            <w:hideMark/>
          </w:tcPr>
          <w:p w14:paraId="689DE150" w14:textId="77777777" w:rsidR="009D1728" w:rsidRPr="00D06436" w:rsidRDefault="009D1728" w:rsidP="009D1728">
            <w:pPr>
              <w:rPr>
                <w:color w:val="EE0000"/>
                <w:lang w:val="en-US"/>
              </w:rPr>
            </w:pPr>
            <w:r w:rsidRPr="00D06436">
              <w:rPr>
                <w:color w:val="EE0000"/>
                <w:lang w:val="en-US"/>
              </w:rPr>
              <w:t xml:space="preserve">State-of-the-art </w:t>
            </w:r>
            <w:proofErr w:type="spellStart"/>
            <w:r w:rsidRPr="00D06436">
              <w:rPr>
                <w:color w:val="EE0000"/>
                <w:lang w:val="en-US"/>
              </w:rPr>
              <w:t>analyse</w:t>
            </w:r>
            <w:proofErr w:type="spellEnd"/>
          </w:p>
        </w:tc>
        <w:tc>
          <w:tcPr>
            <w:tcW w:w="4744" w:type="dxa"/>
            <w:hideMark/>
          </w:tcPr>
          <w:p w14:paraId="0BD9AA89" w14:textId="77777777" w:rsidR="009D1728" w:rsidRPr="00D06436" w:rsidRDefault="009D1728" w:rsidP="009D1728">
            <w:pPr>
              <w:rPr>
                <w:color w:val="EE0000"/>
                <w:lang w:val="en-US"/>
              </w:rPr>
            </w:pPr>
            <w:proofErr w:type="spellStart"/>
            <w:r w:rsidRPr="00D06436">
              <w:rPr>
                <w:color w:val="EE0000"/>
                <w:lang w:val="en-US"/>
              </w:rPr>
              <w:t>Eksisterende</w:t>
            </w:r>
            <w:proofErr w:type="spellEnd"/>
            <w:r w:rsidRPr="00D06436">
              <w:rPr>
                <w:color w:val="EE0000"/>
                <w:lang w:val="en-US"/>
              </w:rPr>
              <w:t xml:space="preserve"> </w:t>
            </w:r>
            <w:proofErr w:type="spellStart"/>
            <w:r w:rsidRPr="00D06436">
              <w:rPr>
                <w:color w:val="EE0000"/>
                <w:lang w:val="en-US"/>
              </w:rPr>
              <w:t>løsninger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sammenligning</w:t>
            </w:r>
            <w:proofErr w:type="spellEnd"/>
          </w:p>
        </w:tc>
      </w:tr>
      <w:tr w:rsidR="00D06436" w:rsidRPr="00D06436" w14:paraId="573C14EF" w14:textId="77777777" w:rsidTr="171E50F3">
        <w:tc>
          <w:tcPr>
            <w:tcW w:w="2050" w:type="dxa"/>
          </w:tcPr>
          <w:p w14:paraId="43C6864A" w14:textId="77777777" w:rsidR="009D1728" w:rsidRPr="00D06436" w:rsidRDefault="009D1728" w:rsidP="009D1728">
            <w:pPr>
              <w:rPr>
                <w:color w:val="EE0000"/>
              </w:rPr>
            </w:pPr>
          </w:p>
        </w:tc>
        <w:tc>
          <w:tcPr>
            <w:tcW w:w="2550" w:type="dxa"/>
          </w:tcPr>
          <w:p w14:paraId="321A96A1" w14:textId="26842F85" w:rsidR="009D1728" w:rsidRPr="00D06436" w:rsidRDefault="009D1728" w:rsidP="009D1728">
            <w:pPr>
              <w:rPr>
                <w:color w:val="EE0000"/>
                <w:lang w:val="en-US"/>
              </w:rPr>
            </w:pPr>
            <w:proofErr w:type="spellStart"/>
            <w:r w:rsidRPr="00D06436">
              <w:rPr>
                <w:color w:val="EE0000"/>
                <w:lang w:val="en-US"/>
              </w:rPr>
              <w:t>Oppsummering</w:t>
            </w:r>
            <w:proofErr w:type="spellEnd"/>
            <w:r w:rsidRPr="00D06436">
              <w:rPr>
                <w:color w:val="EE0000"/>
                <w:lang w:val="en-US"/>
              </w:rPr>
              <w:t xml:space="preserve"> </w:t>
            </w:r>
          </w:p>
        </w:tc>
        <w:tc>
          <w:tcPr>
            <w:tcW w:w="4744" w:type="dxa"/>
          </w:tcPr>
          <w:p w14:paraId="41117ED9" w14:textId="77777777" w:rsidR="009D1728" w:rsidRPr="00D06436" w:rsidRDefault="009D1728" w:rsidP="009D1728">
            <w:pPr>
              <w:rPr>
                <w:color w:val="EE0000"/>
                <w:lang w:val="en-US"/>
              </w:rPr>
            </w:pPr>
          </w:p>
        </w:tc>
      </w:tr>
      <w:tr w:rsidR="00D06436" w:rsidRPr="00D06436" w14:paraId="350C739B" w14:textId="77777777" w:rsidTr="171E50F3">
        <w:tc>
          <w:tcPr>
            <w:tcW w:w="2050" w:type="dxa"/>
            <w:hideMark/>
          </w:tcPr>
          <w:p w14:paraId="3945233A" w14:textId="4CDF6A9D" w:rsidR="009D1728" w:rsidRPr="00D06436" w:rsidRDefault="009D1728" w:rsidP="009D1728">
            <w:pPr>
              <w:rPr>
                <w:color w:val="EE0000"/>
                <w:lang w:val="en-US"/>
              </w:rPr>
            </w:pPr>
            <w:proofErr w:type="spellStart"/>
            <w:r w:rsidRPr="00D06436">
              <w:rPr>
                <w:color w:val="EE0000"/>
                <w:lang w:val="en-US"/>
              </w:rPr>
              <w:t>Designbeskrivelse</w:t>
            </w:r>
            <w:proofErr w:type="spellEnd"/>
            <w:r w:rsidRPr="00D06436">
              <w:rPr>
                <w:color w:val="EE0000"/>
                <w:lang w:val="en-US"/>
              </w:rPr>
              <w:t xml:space="preserve"> </w:t>
            </w:r>
          </w:p>
        </w:tc>
        <w:tc>
          <w:tcPr>
            <w:tcW w:w="2550" w:type="dxa"/>
            <w:hideMark/>
          </w:tcPr>
          <w:p w14:paraId="2C653459" w14:textId="77777777" w:rsidR="009D1728" w:rsidRPr="00D06436" w:rsidRDefault="009D1728" w:rsidP="009D1728">
            <w:pPr>
              <w:rPr>
                <w:color w:val="EE0000"/>
                <w:lang w:val="en-US"/>
              </w:rPr>
            </w:pPr>
            <w:r w:rsidRPr="00D06436">
              <w:rPr>
                <w:color w:val="EE0000"/>
                <w:lang w:val="en-US"/>
              </w:rPr>
              <w:t xml:space="preserve">Metode – </w:t>
            </w:r>
            <w:proofErr w:type="spellStart"/>
            <w:r w:rsidRPr="00D06436">
              <w:rPr>
                <w:color w:val="EE0000"/>
                <w:lang w:val="en-US"/>
              </w:rPr>
              <w:t>utvikling</w:t>
            </w:r>
            <w:proofErr w:type="spellEnd"/>
            <w:r w:rsidRPr="00D06436">
              <w:rPr>
                <w:color w:val="EE0000"/>
                <w:lang w:val="en-US"/>
              </w:rPr>
              <w:t xml:space="preserve"> av system</w:t>
            </w:r>
          </w:p>
        </w:tc>
        <w:tc>
          <w:tcPr>
            <w:tcW w:w="4744" w:type="dxa"/>
            <w:hideMark/>
          </w:tcPr>
          <w:p w14:paraId="419610B9" w14:textId="77777777" w:rsidR="009D1728" w:rsidRPr="00D06436" w:rsidRDefault="009D1728" w:rsidP="009D1728">
            <w:pPr>
              <w:rPr>
                <w:color w:val="EE0000"/>
              </w:rPr>
            </w:pPr>
            <w:r w:rsidRPr="00D06436">
              <w:rPr>
                <w:color w:val="EE0000"/>
              </w:rPr>
              <w:t>Overordnet systembeskrivelse. Bruk BOM (komponentliste), beskriv komponentvalg</w:t>
            </w:r>
          </w:p>
        </w:tc>
      </w:tr>
      <w:tr w:rsidR="00D06436" w:rsidRPr="00D06436" w14:paraId="2BA4EC1F" w14:textId="77777777" w:rsidTr="171E50F3">
        <w:tc>
          <w:tcPr>
            <w:tcW w:w="2050" w:type="dxa"/>
            <w:hideMark/>
          </w:tcPr>
          <w:p w14:paraId="39BBD873" w14:textId="77777777" w:rsidR="009D1728" w:rsidRPr="00D06436" w:rsidRDefault="009D1728" w:rsidP="009D1728">
            <w:pPr>
              <w:rPr>
                <w:color w:val="EE0000"/>
              </w:rPr>
            </w:pPr>
          </w:p>
        </w:tc>
        <w:tc>
          <w:tcPr>
            <w:tcW w:w="2550" w:type="dxa"/>
            <w:hideMark/>
          </w:tcPr>
          <w:p w14:paraId="766B9721" w14:textId="77777777" w:rsidR="009D1728" w:rsidRPr="00D06436" w:rsidRDefault="009D1728" w:rsidP="009D1728">
            <w:pPr>
              <w:rPr>
                <w:color w:val="EE0000"/>
                <w:lang w:val="en-US"/>
              </w:rPr>
            </w:pPr>
            <w:proofErr w:type="spellStart"/>
            <w:r w:rsidRPr="00D06436">
              <w:rPr>
                <w:color w:val="EE0000"/>
                <w:lang w:val="en-US"/>
              </w:rPr>
              <w:t>Systemarkitektur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kretsdiagram</w:t>
            </w:r>
            <w:proofErr w:type="spellEnd"/>
          </w:p>
        </w:tc>
        <w:tc>
          <w:tcPr>
            <w:tcW w:w="4744" w:type="dxa"/>
            <w:hideMark/>
          </w:tcPr>
          <w:p w14:paraId="1891C7A6" w14:textId="77777777" w:rsidR="009D1728" w:rsidRPr="00D06436" w:rsidRDefault="009D1728" w:rsidP="009D1728">
            <w:pPr>
              <w:rPr>
                <w:color w:val="EE0000"/>
                <w:lang w:val="en-US"/>
              </w:rPr>
            </w:pPr>
            <w:proofErr w:type="spellStart"/>
            <w:r w:rsidRPr="00D06436">
              <w:rPr>
                <w:color w:val="EE0000"/>
                <w:lang w:val="en-US"/>
              </w:rPr>
              <w:t>Skisser</w:t>
            </w:r>
            <w:proofErr w:type="spellEnd"/>
            <w:r w:rsidRPr="00D06436">
              <w:rPr>
                <w:color w:val="EE0000"/>
                <w:lang w:val="en-US"/>
              </w:rPr>
              <w:t xml:space="preserve"> </w:t>
            </w:r>
            <w:proofErr w:type="spellStart"/>
            <w:r w:rsidRPr="00D06436">
              <w:rPr>
                <w:color w:val="EE0000"/>
                <w:lang w:val="en-US"/>
              </w:rPr>
              <w:t>sammenkobling</w:t>
            </w:r>
            <w:proofErr w:type="spellEnd"/>
            <w:r w:rsidRPr="00D06436">
              <w:rPr>
                <w:color w:val="EE0000"/>
                <w:lang w:val="en-US"/>
              </w:rPr>
              <w:t xml:space="preserve"> av </w:t>
            </w:r>
            <w:proofErr w:type="spellStart"/>
            <w:r w:rsidRPr="00D06436">
              <w:rPr>
                <w:color w:val="EE0000"/>
                <w:lang w:val="en-US"/>
              </w:rPr>
              <w:t>komponenter</w:t>
            </w:r>
            <w:proofErr w:type="spellEnd"/>
          </w:p>
        </w:tc>
      </w:tr>
      <w:tr w:rsidR="00D06436" w:rsidRPr="00D06436" w14:paraId="30694788" w14:textId="77777777" w:rsidTr="171E50F3">
        <w:tc>
          <w:tcPr>
            <w:tcW w:w="2050" w:type="dxa"/>
            <w:hideMark/>
          </w:tcPr>
          <w:p w14:paraId="7103194E" w14:textId="77777777" w:rsidR="009D1728" w:rsidRPr="00D06436" w:rsidRDefault="009D1728" w:rsidP="009D1728">
            <w:pPr>
              <w:rPr>
                <w:color w:val="EE0000"/>
                <w:lang w:val="en-US"/>
              </w:rPr>
            </w:pPr>
          </w:p>
        </w:tc>
        <w:tc>
          <w:tcPr>
            <w:tcW w:w="2550" w:type="dxa"/>
            <w:hideMark/>
          </w:tcPr>
          <w:p w14:paraId="1EEEC072" w14:textId="77777777" w:rsidR="009D1728" w:rsidRPr="00D06436" w:rsidRDefault="009D1728" w:rsidP="009D1728">
            <w:pPr>
              <w:rPr>
                <w:color w:val="EE0000"/>
                <w:lang w:val="en-US"/>
              </w:rPr>
            </w:pPr>
            <w:r w:rsidRPr="00D06436">
              <w:rPr>
                <w:color w:val="EE0000"/>
                <w:lang w:val="en-US"/>
              </w:rPr>
              <w:t>Firmware</w:t>
            </w:r>
          </w:p>
        </w:tc>
        <w:tc>
          <w:tcPr>
            <w:tcW w:w="4744" w:type="dxa"/>
            <w:hideMark/>
          </w:tcPr>
          <w:p w14:paraId="485999AC" w14:textId="77777777" w:rsidR="009D1728" w:rsidRPr="00D06436" w:rsidRDefault="009D1728" w:rsidP="009D1728">
            <w:pPr>
              <w:rPr>
                <w:color w:val="EE0000"/>
              </w:rPr>
            </w:pPr>
            <w:r w:rsidRPr="00D06436">
              <w:rPr>
                <w:color w:val="EE0000"/>
              </w:rPr>
              <w:t>Beskriv kodearkitektur, implementasjon og funksjoner</w:t>
            </w:r>
          </w:p>
        </w:tc>
      </w:tr>
      <w:tr w:rsidR="00D06436" w:rsidRPr="00D06436" w14:paraId="6139AB20" w14:textId="77777777" w:rsidTr="171E50F3">
        <w:tc>
          <w:tcPr>
            <w:tcW w:w="2050" w:type="dxa"/>
            <w:hideMark/>
          </w:tcPr>
          <w:p w14:paraId="51EA0366" w14:textId="77777777" w:rsidR="009D1728" w:rsidRPr="00D06436" w:rsidRDefault="009D1728" w:rsidP="009D1728">
            <w:pPr>
              <w:rPr>
                <w:color w:val="EE0000"/>
              </w:rPr>
            </w:pPr>
          </w:p>
        </w:tc>
        <w:tc>
          <w:tcPr>
            <w:tcW w:w="2550" w:type="dxa"/>
            <w:hideMark/>
          </w:tcPr>
          <w:p w14:paraId="1991357A" w14:textId="77777777" w:rsidR="009D1728" w:rsidRPr="00D06436" w:rsidRDefault="009D1728" w:rsidP="009D1728">
            <w:pPr>
              <w:rPr>
                <w:color w:val="EE0000"/>
                <w:lang w:val="en-US"/>
              </w:rPr>
            </w:pPr>
            <w:proofErr w:type="spellStart"/>
            <w:r w:rsidRPr="00D06436">
              <w:rPr>
                <w:color w:val="EE0000"/>
                <w:lang w:val="en-US"/>
              </w:rPr>
              <w:t>Oppsummering</w:t>
            </w:r>
            <w:proofErr w:type="spellEnd"/>
          </w:p>
        </w:tc>
        <w:tc>
          <w:tcPr>
            <w:tcW w:w="4744" w:type="dxa"/>
            <w:hideMark/>
          </w:tcPr>
          <w:p w14:paraId="72BD3F7E" w14:textId="77777777" w:rsidR="009D1728" w:rsidRPr="00D06436" w:rsidRDefault="009D1728" w:rsidP="009D1728">
            <w:pPr>
              <w:rPr>
                <w:color w:val="EE0000"/>
              </w:rPr>
            </w:pPr>
            <w:r w:rsidRPr="00D06436">
              <w:rPr>
                <w:color w:val="EE0000"/>
              </w:rPr>
              <w:t>Presentasjon av prototype (gjerne med bilde)</w:t>
            </w:r>
          </w:p>
        </w:tc>
      </w:tr>
      <w:tr w:rsidR="00D06436" w:rsidRPr="00D06436" w14:paraId="62DAD6A4" w14:textId="77777777" w:rsidTr="171E50F3">
        <w:trPr>
          <w:trHeight w:val="271"/>
        </w:trPr>
        <w:tc>
          <w:tcPr>
            <w:tcW w:w="2050" w:type="dxa"/>
            <w:hideMark/>
          </w:tcPr>
          <w:p w14:paraId="7C66C942" w14:textId="515D4F94" w:rsidR="009D1728" w:rsidRPr="00D06436" w:rsidRDefault="009D1728" w:rsidP="009D1728">
            <w:pPr>
              <w:rPr>
                <w:color w:val="EE0000"/>
                <w:lang w:val="en-US"/>
              </w:rPr>
            </w:pPr>
            <w:proofErr w:type="spellStart"/>
            <w:r w:rsidRPr="00D06436">
              <w:rPr>
                <w:color w:val="EE0000"/>
                <w:lang w:val="en-US"/>
              </w:rPr>
              <w:t>Evaluering</w:t>
            </w:r>
            <w:proofErr w:type="spellEnd"/>
            <w:r w:rsidRPr="00D06436">
              <w:rPr>
                <w:color w:val="EE0000"/>
                <w:lang w:val="en-US"/>
              </w:rPr>
              <w:t xml:space="preserve"> </w:t>
            </w:r>
          </w:p>
        </w:tc>
        <w:tc>
          <w:tcPr>
            <w:tcW w:w="2550" w:type="dxa"/>
            <w:hideMark/>
          </w:tcPr>
          <w:p w14:paraId="0E43D2A1" w14:textId="77777777" w:rsidR="009D1728" w:rsidRPr="00D06436" w:rsidRDefault="009D1728" w:rsidP="009D1728">
            <w:pPr>
              <w:rPr>
                <w:color w:val="EE0000"/>
                <w:lang w:val="en-US"/>
              </w:rPr>
            </w:pPr>
            <w:proofErr w:type="spellStart"/>
            <w:r w:rsidRPr="00D06436">
              <w:rPr>
                <w:color w:val="EE0000"/>
                <w:lang w:val="en-US"/>
              </w:rPr>
              <w:t>Evaluering</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resultater</w:t>
            </w:r>
            <w:proofErr w:type="spellEnd"/>
          </w:p>
        </w:tc>
        <w:tc>
          <w:tcPr>
            <w:tcW w:w="4744" w:type="dxa"/>
            <w:hideMark/>
          </w:tcPr>
          <w:p w14:paraId="5AF42275" w14:textId="77777777" w:rsidR="009D1728" w:rsidRPr="00D06436" w:rsidRDefault="009D1728" w:rsidP="009D1728">
            <w:pPr>
              <w:rPr>
                <w:color w:val="EE0000"/>
                <w:lang w:val="en-US"/>
              </w:rPr>
            </w:pPr>
            <w:proofErr w:type="spellStart"/>
            <w:r w:rsidRPr="00D06436">
              <w:rPr>
                <w:color w:val="EE0000"/>
                <w:lang w:val="en-US"/>
              </w:rPr>
              <w:t>Testplan</w:t>
            </w:r>
            <w:proofErr w:type="spellEnd"/>
            <w:r w:rsidRPr="00D06436">
              <w:rPr>
                <w:color w:val="EE0000"/>
                <w:lang w:val="en-US"/>
              </w:rPr>
              <w:t xml:space="preserve">, </w:t>
            </w:r>
            <w:proofErr w:type="spellStart"/>
            <w:r w:rsidRPr="00D06436">
              <w:rPr>
                <w:color w:val="EE0000"/>
                <w:lang w:val="en-US"/>
              </w:rPr>
              <w:t>simulering</w:t>
            </w:r>
            <w:proofErr w:type="spellEnd"/>
            <w:r w:rsidRPr="00D06436">
              <w:rPr>
                <w:color w:val="EE0000"/>
                <w:lang w:val="en-US"/>
              </w:rPr>
              <w:t xml:space="preserve">, </w:t>
            </w:r>
            <w:proofErr w:type="spellStart"/>
            <w:r w:rsidRPr="00D06436">
              <w:rPr>
                <w:color w:val="EE0000"/>
                <w:lang w:val="en-US"/>
              </w:rPr>
              <w:t>funksjonstesting</w:t>
            </w:r>
            <w:proofErr w:type="spellEnd"/>
          </w:p>
        </w:tc>
      </w:tr>
      <w:tr w:rsidR="00D06436" w:rsidRPr="00D06436" w14:paraId="6436D372" w14:textId="77777777" w:rsidTr="171E50F3">
        <w:tc>
          <w:tcPr>
            <w:tcW w:w="2050" w:type="dxa"/>
            <w:hideMark/>
          </w:tcPr>
          <w:p w14:paraId="00694040" w14:textId="77777777" w:rsidR="009D1728" w:rsidRPr="00D06436" w:rsidRDefault="009D1728" w:rsidP="009D1728">
            <w:pPr>
              <w:rPr>
                <w:color w:val="EE0000"/>
                <w:lang w:val="en-US"/>
              </w:rPr>
            </w:pPr>
          </w:p>
        </w:tc>
        <w:tc>
          <w:tcPr>
            <w:tcW w:w="2550" w:type="dxa"/>
            <w:hideMark/>
          </w:tcPr>
          <w:p w14:paraId="60D29597" w14:textId="77777777" w:rsidR="009D1728" w:rsidRPr="00D06436" w:rsidRDefault="009D1728" w:rsidP="009D1728">
            <w:pPr>
              <w:rPr>
                <w:color w:val="EE0000"/>
                <w:lang w:val="en-US"/>
              </w:rPr>
            </w:pPr>
            <w:proofErr w:type="spellStart"/>
            <w:r w:rsidRPr="00D06436">
              <w:rPr>
                <w:color w:val="EE0000"/>
                <w:lang w:val="en-US"/>
              </w:rPr>
              <w:t>Oppsummering</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resultater</w:t>
            </w:r>
            <w:proofErr w:type="spellEnd"/>
          </w:p>
        </w:tc>
        <w:tc>
          <w:tcPr>
            <w:tcW w:w="4744" w:type="dxa"/>
            <w:hideMark/>
          </w:tcPr>
          <w:p w14:paraId="09C1A07F" w14:textId="77777777" w:rsidR="009D1728" w:rsidRPr="00D06436" w:rsidRDefault="009D1728" w:rsidP="009D1728">
            <w:pPr>
              <w:rPr>
                <w:color w:val="EE0000"/>
              </w:rPr>
            </w:pPr>
            <w:r w:rsidRPr="00D06436">
              <w:rPr>
                <w:color w:val="EE0000"/>
              </w:rPr>
              <w:t>Hvordan fungerer prototypen? Hvilke målinger er gjort?</w:t>
            </w:r>
          </w:p>
        </w:tc>
      </w:tr>
      <w:tr w:rsidR="00D06436" w:rsidRPr="00D06436" w14:paraId="2B1E11BB" w14:textId="77777777" w:rsidTr="171E50F3">
        <w:tc>
          <w:tcPr>
            <w:tcW w:w="2050" w:type="dxa"/>
            <w:hideMark/>
          </w:tcPr>
          <w:p w14:paraId="265A95CE" w14:textId="37FCB167" w:rsidR="009D1728" w:rsidRPr="00D06436" w:rsidRDefault="009D1728" w:rsidP="009D1728">
            <w:pPr>
              <w:rPr>
                <w:color w:val="EE0000"/>
                <w:lang w:val="en-US"/>
              </w:rPr>
            </w:pPr>
            <w:proofErr w:type="spellStart"/>
            <w:r w:rsidRPr="00D06436">
              <w:rPr>
                <w:color w:val="EE0000"/>
                <w:lang w:val="en-US"/>
              </w:rPr>
              <w:t>Anbefalinger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videre</w:t>
            </w:r>
            <w:proofErr w:type="spellEnd"/>
            <w:r w:rsidRPr="00D06436">
              <w:rPr>
                <w:color w:val="EE0000"/>
                <w:lang w:val="en-US"/>
              </w:rPr>
              <w:t xml:space="preserve"> </w:t>
            </w:r>
            <w:proofErr w:type="spellStart"/>
            <w:r w:rsidRPr="00D06436">
              <w:rPr>
                <w:color w:val="EE0000"/>
                <w:lang w:val="en-US"/>
              </w:rPr>
              <w:t>arbeid</w:t>
            </w:r>
            <w:proofErr w:type="spellEnd"/>
          </w:p>
        </w:tc>
        <w:tc>
          <w:tcPr>
            <w:tcW w:w="2550" w:type="dxa"/>
            <w:hideMark/>
          </w:tcPr>
          <w:p w14:paraId="7C31CE0F" w14:textId="7FB6202F" w:rsidR="009D1728" w:rsidRPr="00D06436" w:rsidRDefault="009D1728" w:rsidP="009D1728">
            <w:pPr>
              <w:rPr>
                <w:color w:val="EE0000"/>
                <w:lang w:val="en-US"/>
              </w:rPr>
            </w:pPr>
            <w:proofErr w:type="spellStart"/>
            <w:r w:rsidRPr="00D06436">
              <w:rPr>
                <w:color w:val="EE0000"/>
                <w:lang w:val="en-US"/>
              </w:rPr>
              <w:t>Anbefalinger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videre</w:t>
            </w:r>
            <w:proofErr w:type="spellEnd"/>
            <w:r w:rsidRPr="00D06436">
              <w:rPr>
                <w:color w:val="EE0000"/>
                <w:lang w:val="en-US"/>
              </w:rPr>
              <w:t xml:space="preserve"> </w:t>
            </w:r>
            <w:proofErr w:type="spellStart"/>
            <w:r w:rsidRPr="00D06436">
              <w:rPr>
                <w:color w:val="EE0000"/>
                <w:lang w:val="en-US"/>
              </w:rPr>
              <w:t>arbeid</w:t>
            </w:r>
            <w:proofErr w:type="spellEnd"/>
            <w:r w:rsidRPr="00D06436">
              <w:rPr>
                <w:color w:val="EE0000"/>
                <w:lang w:val="en-US"/>
              </w:rPr>
              <w:t xml:space="preserve"> </w:t>
            </w:r>
          </w:p>
        </w:tc>
        <w:tc>
          <w:tcPr>
            <w:tcW w:w="4744" w:type="dxa"/>
            <w:hideMark/>
          </w:tcPr>
          <w:p w14:paraId="1DBB0791" w14:textId="77777777" w:rsidR="009D1728" w:rsidRPr="00D06436" w:rsidRDefault="009D1728" w:rsidP="009D1728">
            <w:pPr>
              <w:rPr>
                <w:color w:val="EE0000"/>
              </w:rPr>
            </w:pPr>
            <w:r w:rsidRPr="00D06436">
              <w:rPr>
                <w:color w:val="EE0000"/>
              </w:rPr>
              <w:t>Hva anbefales? Hva gjenstår? Hvordan kan prosjektet videreføres?</w:t>
            </w:r>
          </w:p>
        </w:tc>
      </w:tr>
      <w:tr w:rsidR="00D06436" w:rsidRPr="00D06436" w14:paraId="417F5992" w14:textId="77777777" w:rsidTr="171E50F3">
        <w:tc>
          <w:tcPr>
            <w:tcW w:w="2050" w:type="dxa"/>
            <w:hideMark/>
          </w:tcPr>
          <w:p w14:paraId="3B9AF46C" w14:textId="49530988" w:rsidR="009D1728" w:rsidRPr="00D06436" w:rsidRDefault="009D1728" w:rsidP="009D1728">
            <w:pPr>
              <w:rPr>
                <w:color w:val="EE0000"/>
                <w:lang w:val="en-US"/>
              </w:rPr>
            </w:pPr>
            <w:proofErr w:type="spellStart"/>
            <w:r w:rsidRPr="00D06436">
              <w:rPr>
                <w:color w:val="EE0000"/>
                <w:lang w:val="en-US"/>
              </w:rPr>
              <w:t>Kilder</w:t>
            </w:r>
            <w:proofErr w:type="spellEnd"/>
          </w:p>
        </w:tc>
        <w:tc>
          <w:tcPr>
            <w:tcW w:w="2550" w:type="dxa"/>
            <w:hideMark/>
          </w:tcPr>
          <w:p w14:paraId="429FA3A2" w14:textId="77777777" w:rsidR="009D1728" w:rsidRPr="00D06436" w:rsidRDefault="009D1728" w:rsidP="009D1728">
            <w:pPr>
              <w:rPr>
                <w:color w:val="EE0000"/>
                <w:lang w:val="en-US"/>
              </w:rPr>
            </w:pPr>
            <w:proofErr w:type="spellStart"/>
            <w:r w:rsidRPr="00D06436">
              <w:rPr>
                <w:color w:val="EE0000"/>
                <w:lang w:val="en-US"/>
              </w:rPr>
              <w:t>Referanser</w:t>
            </w:r>
            <w:proofErr w:type="spellEnd"/>
          </w:p>
        </w:tc>
        <w:tc>
          <w:tcPr>
            <w:tcW w:w="4744" w:type="dxa"/>
            <w:hideMark/>
          </w:tcPr>
          <w:p w14:paraId="015553E0" w14:textId="77777777" w:rsidR="009D1728" w:rsidRPr="00D06436" w:rsidRDefault="009D1728" w:rsidP="009D1728">
            <w:pPr>
              <w:rPr>
                <w:color w:val="EE0000"/>
              </w:rPr>
            </w:pPr>
            <w:r w:rsidRPr="00D06436">
              <w:rPr>
                <w:color w:val="EE0000"/>
              </w:rPr>
              <w:t>Sett inn korrekt referanseliste. Bruk referanseverktøy</w:t>
            </w:r>
          </w:p>
        </w:tc>
      </w:tr>
      <w:tr w:rsidR="00D06436" w:rsidRPr="00D06436" w14:paraId="4CC814FC" w14:textId="77777777" w:rsidTr="171E50F3">
        <w:tc>
          <w:tcPr>
            <w:tcW w:w="2050" w:type="dxa"/>
            <w:hideMark/>
          </w:tcPr>
          <w:p w14:paraId="4D9BFB6C" w14:textId="0444EFB4" w:rsidR="009D1728" w:rsidRPr="006F1790" w:rsidRDefault="009D1728" w:rsidP="009D1728">
            <w:pPr>
              <w:rPr>
                <w:color w:val="EE0000"/>
              </w:rPr>
            </w:pPr>
          </w:p>
        </w:tc>
        <w:tc>
          <w:tcPr>
            <w:tcW w:w="2550" w:type="dxa"/>
            <w:hideMark/>
          </w:tcPr>
          <w:p w14:paraId="74094B2D" w14:textId="77777777" w:rsidR="009D1728" w:rsidRPr="00D06436" w:rsidRDefault="009D1728" w:rsidP="009D1728">
            <w:pPr>
              <w:rPr>
                <w:color w:val="EE0000"/>
                <w:lang w:val="en-US"/>
              </w:rPr>
            </w:pPr>
            <w:proofErr w:type="spellStart"/>
            <w:r w:rsidRPr="00D06436">
              <w:rPr>
                <w:color w:val="EE0000"/>
                <w:lang w:val="en-US"/>
              </w:rPr>
              <w:t>Vedlegg</w:t>
            </w:r>
            <w:proofErr w:type="spellEnd"/>
          </w:p>
        </w:tc>
        <w:tc>
          <w:tcPr>
            <w:tcW w:w="4744" w:type="dxa"/>
            <w:hideMark/>
          </w:tcPr>
          <w:p w14:paraId="23960199" w14:textId="77777777" w:rsidR="009D1728" w:rsidRPr="00D06436" w:rsidRDefault="009D1728" w:rsidP="009D1728">
            <w:pPr>
              <w:rPr>
                <w:color w:val="EE0000"/>
                <w:lang w:val="en-US"/>
              </w:rPr>
            </w:pPr>
            <w:proofErr w:type="spellStart"/>
            <w:r w:rsidRPr="00D06436">
              <w:rPr>
                <w:color w:val="EE0000"/>
                <w:lang w:val="en-US"/>
              </w:rPr>
              <w:t>Tilleggsinformasjon</w:t>
            </w:r>
            <w:proofErr w:type="spellEnd"/>
            <w:r w:rsidRPr="00D06436">
              <w:rPr>
                <w:color w:val="EE0000"/>
                <w:lang w:val="en-US"/>
              </w:rPr>
              <w:t xml:space="preserve">, </w:t>
            </w:r>
            <w:proofErr w:type="spellStart"/>
            <w:r w:rsidRPr="00D06436">
              <w:rPr>
                <w:color w:val="EE0000"/>
                <w:lang w:val="en-US"/>
              </w:rPr>
              <w:t>f.eks</w:t>
            </w:r>
            <w:proofErr w:type="spellEnd"/>
            <w:r w:rsidRPr="00D06436">
              <w:rPr>
                <w:color w:val="EE0000"/>
                <w:lang w:val="en-US"/>
              </w:rPr>
              <w:t xml:space="preserve">. </w:t>
            </w:r>
            <w:proofErr w:type="spellStart"/>
            <w:r w:rsidRPr="00D06436">
              <w:rPr>
                <w:color w:val="EE0000"/>
                <w:lang w:val="en-US"/>
              </w:rPr>
              <w:t>kildekode</w:t>
            </w:r>
            <w:proofErr w:type="spellEnd"/>
          </w:p>
        </w:tc>
      </w:tr>
      <w:tr w:rsidR="00D06436" w:rsidRPr="00D06436" w14:paraId="64743101" w14:textId="77777777" w:rsidTr="171E50F3">
        <w:tc>
          <w:tcPr>
            <w:tcW w:w="2050" w:type="dxa"/>
            <w:hideMark/>
          </w:tcPr>
          <w:p w14:paraId="32D9EF8C" w14:textId="77777777" w:rsidR="009D1728" w:rsidRPr="00D06436" w:rsidRDefault="009D1728" w:rsidP="009D1728">
            <w:pPr>
              <w:rPr>
                <w:color w:val="EE0000"/>
                <w:lang w:val="en-US"/>
              </w:rPr>
            </w:pPr>
          </w:p>
        </w:tc>
        <w:tc>
          <w:tcPr>
            <w:tcW w:w="2550" w:type="dxa"/>
            <w:hideMark/>
          </w:tcPr>
          <w:p w14:paraId="6DC7AC31" w14:textId="77777777" w:rsidR="009D1728" w:rsidRPr="00D06436" w:rsidRDefault="009D1728" w:rsidP="009D1728">
            <w:pPr>
              <w:rPr>
                <w:color w:val="EE0000"/>
                <w:lang w:val="en-US"/>
              </w:rPr>
            </w:pPr>
            <w:proofErr w:type="spellStart"/>
            <w:r w:rsidRPr="00D06436">
              <w:rPr>
                <w:color w:val="EE0000"/>
                <w:lang w:val="en-US"/>
              </w:rPr>
              <w:t>Kildekode</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GitHub-link</w:t>
            </w:r>
          </w:p>
        </w:tc>
        <w:tc>
          <w:tcPr>
            <w:tcW w:w="4744" w:type="dxa"/>
            <w:hideMark/>
          </w:tcPr>
          <w:p w14:paraId="2025C7F1" w14:textId="77777777" w:rsidR="009D1728" w:rsidRPr="00D06436" w:rsidRDefault="009D1728" w:rsidP="009D1728">
            <w:pPr>
              <w:rPr>
                <w:color w:val="EE0000"/>
              </w:rPr>
            </w:pPr>
            <w:r w:rsidRPr="00D06436">
              <w:rPr>
                <w:color w:val="EE0000"/>
              </w:rPr>
              <w:t>Viktige kodeutdrag eller henvisning til fullstendig kode</w:t>
            </w:r>
          </w:p>
        </w:tc>
      </w:tr>
    </w:tbl>
    <w:p w14:paraId="2DE52ACC" w14:textId="7696C956" w:rsidR="009D1728" w:rsidRDefault="009D1728" w:rsidP="009D1728"/>
    <w:p w14:paraId="11B6DD5C" w14:textId="77777777" w:rsidR="009D1728" w:rsidRDefault="009D1728">
      <w:r>
        <w:br w:type="page"/>
      </w:r>
    </w:p>
    <w:p w14:paraId="52E00118" w14:textId="77777777" w:rsidR="009D1728" w:rsidRDefault="009D1728" w:rsidP="009D1728"/>
    <w:p w14:paraId="7697E781" w14:textId="56FC1CE5" w:rsidR="006F7C76" w:rsidRPr="006F7C76" w:rsidRDefault="00BE67A8" w:rsidP="00974E27">
      <w:pPr>
        <w:jc w:val="center"/>
        <w:rPr>
          <w:rFonts w:asciiTheme="majorHAnsi" w:eastAsiaTheme="majorEastAsia" w:hAnsiTheme="majorHAnsi" w:cstheme="majorBidi"/>
          <w:caps/>
          <w:color w:val="26BCD2" w:themeColor="accent1"/>
          <w:spacing w:val="10"/>
          <w:sz w:val="44"/>
          <w:szCs w:val="44"/>
        </w:rPr>
      </w:pPr>
      <w:r>
        <w:rPr>
          <w:rFonts w:asciiTheme="majorHAnsi" w:eastAsiaTheme="majorEastAsia" w:hAnsiTheme="majorHAnsi" w:cstheme="majorBidi"/>
          <w:caps/>
          <w:color w:val="26BCD2" w:themeColor="accent1"/>
          <w:spacing w:val="10"/>
          <w:sz w:val="44"/>
          <w:szCs w:val="44"/>
        </w:rPr>
        <w:t xml:space="preserve">Digital </w:t>
      </w:r>
      <w:r w:rsidR="00B74738">
        <w:rPr>
          <w:rFonts w:asciiTheme="majorHAnsi" w:eastAsiaTheme="majorEastAsia" w:hAnsiTheme="majorHAnsi" w:cstheme="majorBidi"/>
          <w:caps/>
          <w:color w:val="26BCD2" w:themeColor="accent1"/>
          <w:spacing w:val="10"/>
          <w:sz w:val="44"/>
          <w:szCs w:val="44"/>
        </w:rPr>
        <w:t>Tomato</w:t>
      </w:r>
    </w:p>
    <w:p w14:paraId="4F99D6E5" w14:textId="2C4C9BC9" w:rsidR="00DD1D37" w:rsidRDefault="54345494" w:rsidP="00B52E4D">
      <w:pPr>
        <w:jc w:val="center"/>
        <w:rPr>
          <w:caps/>
          <w:color w:val="595959" w:themeColor="text1" w:themeTint="A6"/>
          <w:spacing w:val="10"/>
          <w:sz w:val="21"/>
          <w:szCs w:val="21"/>
        </w:rPr>
      </w:pPr>
      <w:r>
        <w:rPr>
          <w:caps/>
          <w:color w:val="595959" w:themeColor="text1" w:themeTint="A6"/>
          <w:spacing w:val="10"/>
          <w:sz w:val="21"/>
          <w:szCs w:val="21"/>
        </w:rPr>
        <w:t>Brage Bromset Bestvold, Håkon Bekken</w:t>
      </w:r>
    </w:p>
    <w:p w14:paraId="376E6FF2" w14:textId="0F4428DC" w:rsidR="006F1790" w:rsidRDefault="006F1790" w:rsidP="00974E27">
      <w:pPr>
        <w:ind w:left="3540" w:firstLine="708"/>
        <w:rPr>
          <w:caps/>
          <w:color w:val="595959" w:themeColor="text1" w:themeTint="A6"/>
          <w:spacing w:val="10"/>
          <w:sz w:val="21"/>
          <w:szCs w:val="21"/>
        </w:rPr>
      </w:pPr>
    </w:p>
    <w:p w14:paraId="2142D877" w14:textId="5878F123" w:rsidR="006F1790" w:rsidRPr="00475A9B" w:rsidRDefault="006F1790" w:rsidP="00974E27">
      <w:pPr>
        <w:ind w:left="3540" w:firstLine="708"/>
      </w:pPr>
      <w:r>
        <w:rPr>
          <w:noProof/>
        </w:rPr>
        <w:drawing>
          <wp:anchor distT="0" distB="0" distL="114300" distR="114300" simplePos="0" relativeHeight="251658240" behindDoc="0" locked="0" layoutInCell="1" allowOverlap="1" wp14:anchorId="001D6FC6" wp14:editId="2C067BD2">
            <wp:simplePos x="0" y="0"/>
            <wp:positionH relativeFrom="page">
              <wp:align>left</wp:align>
            </wp:positionH>
            <wp:positionV relativeFrom="paragraph">
              <wp:posOffset>448310</wp:posOffset>
            </wp:positionV>
            <wp:extent cx="7577455" cy="3533775"/>
            <wp:effectExtent l="0" t="0" r="4445" b="9525"/>
            <wp:wrapThrough wrapText="bothSides">
              <wp:wrapPolygon edited="0">
                <wp:start x="0" y="0"/>
                <wp:lineTo x="0" y="21542"/>
                <wp:lineTo x="21558" y="21542"/>
                <wp:lineTo x="21558" y="0"/>
                <wp:lineTo x="0" y="0"/>
              </wp:wrapPolygon>
            </wp:wrapThrough>
            <wp:docPr id="1" name="Picture 1" descr="A person holding a briefcase and another person holding a robot&#10;&#10;AI-generated content may be incorrect.">
              <a:extLst xmlns:a="http://schemas.openxmlformats.org/drawingml/2006/main">
                <a:ext uri="{FF2B5EF4-FFF2-40B4-BE49-F238E27FC236}">
                  <a16:creationId xmlns:a16="http://schemas.microsoft.com/office/drawing/2014/main" id="{80AF2720-49CF-41BC-A71D-B07DFA49AF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briefcase and another person holding a robot&#10;&#10;AI-generated content may be incorrect.">
                      <a:extLst>
                        <a:ext uri="{FF2B5EF4-FFF2-40B4-BE49-F238E27FC236}">
                          <a16:creationId xmlns:a16="http://schemas.microsoft.com/office/drawing/2014/main" id="{80AF2720-49CF-41BC-A71D-B07DFA49AFAC}"/>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145" t="377" r="-336" b="6801"/>
                    <a:stretch/>
                  </pic:blipFill>
                  <pic:spPr bwMode="auto">
                    <a:xfrm>
                      <a:off x="0" y="0"/>
                      <a:ext cx="7577455" cy="3533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4AC7B2" w14:textId="4B0D4E12" w:rsidR="00DD1D37" w:rsidRPr="00475A9B" w:rsidRDefault="00DD1D37" w:rsidP="00DD1D37"/>
    <w:p w14:paraId="67D01330" w14:textId="697BD936" w:rsidR="005C62E3" w:rsidRPr="00475A9B" w:rsidRDefault="005C62E3" w:rsidP="00DD1D37"/>
    <w:p w14:paraId="29655AEF" w14:textId="2F873388" w:rsidR="00415074" w:rsidRPr="00475A9B" w:rsidRDefault="00415074" w:rsidP="00415074"/>
    <w:p w14:paraId="43DE93C8" w14:textId="46BA3D3D" w:rsidR="00321390" w:rsidRPr="009D1728" w:rsidRDefault="00415074" w:rsidP="00321390">
      <w:pPr>
        <w:pStyle w:val="Tittel"/>
        <w:jc w:val="center"/>
      </w:pPr>
      <w:r w:rsidRPr="009D1728">
        <w:br w:type="page"/>
      </w:r>
      <w:r w:rsidR="001F3704" w:rsidRPr="009D1728">
        <w:lastRenderedPageBreak/>
        <w:t>Forord</w:t>
      </w:r>
    </w:p>
    <w:p w14:paraId="30A96B16" w14:textId="77777777" w:rsidR="00D06436" w:rsidRPr="00BE67A8" w:rsidRDefault="00D06436" w:rsidP="00D06436">
      <w:pPr>
        <w:rPr>
          <w:b/>
          <w:i/>
          <w:color w:val="C00000"/>
        </w:rPr>
      </w:pPr>
      <w:r w:rsidRPr="00BE67A8">
        <w:rPr>
          <w:b/>
          <w:i/>
          <w:color w:val="C00000"/>
        </w:rPr>
        <w:t>Husk å:</w:t>
      </w:r>
    </w:p>
    <w:p w14:paraId="6E7E03B4" w14:textId="77777777" w:rsidR="00D06436" w:rsidRPr="00D06436" w:rsidRDefault="00D06436" w:rsidP="00133E2C">
      <w:pPr>
        <w:pStyle w:val="Listeavsnitt"/>
        <w:numPr>
          <w:ilvl w:val="0"/>
          <w:numId w:val="1"/>
        </w:numPr>
        <w:rPr>
          <w:i/>
          <w:iCs/>
          <w:color w:val="C00000"/>
        </w:rPr>
      </w:pPr>
      <w:r w:rsidRPr="00D06436">
        <w:rPr>
          <w:i/>
          <w:iCs/>
          <w:color w:val="C00000"/>
        </w:rPr>
        <w:t xml:space="preserve">Skriv inn </w:t>
      </w:r>
      <w:r w:rsidRPr="00D06436">
        <w:rPr>
          <w:b/>
          <w:bCs/>
          <w:i/>
          <w:iCs/>
          <w:color w:val="C00000"/>
        </w:rPr>
        <w:t>fullt navn på alle forfattere</w:t>
      </w:r>
      <w:r w:rsidRPr="00D06436">
        <w:rPr>
          <w:i/>
          <w:iCs/>
          <w:color w:val="C00000"/>
        </w:rPr>
        <w:t xml:space="preserve"> på forsiden.</w:t>
      </w:r>
    </w:p>
    <w:p w14:paraId="736112FD" w14:textId="32E3FC0D" w:rsidR="00D06436" w:rsidRPr="006F1790" w:rsidRDefault="00D06436" w:rsidP="00D06436">
      <w:pPr>
        <w:pStyle w:val="Listeavsnitt"/>
        <w:ind w:left="2160"/>
        <w:rPr>
          <w:i/>
          <w:iCs/>
          <w:color w:val="C00000"/>
        </w:rPr>
      </w:pPr>
    </w:p>
    <w:p w14:paraId="6E2264D3" w14:textId="77777777" w:rsidR="00D06436" w:rsidRPr="00D06436" w:rsidRDefault="00D06436" w:rsidP="00D06436">
      <w:pPr>
        <w:rPr>
          <w:b/>
          <w:bCs/>
          <w:i/>
          <w:iCs/>
          <w:color w:val="C00000"/>
          <w:lang w:val="en-US"/>
        </w:rPr>
      </w:pPr>
      <w:r w:rsidRPr="00D06436">
        <w:rPr>
          <w:b/>
          <w:bCs/>
          <w:i/>
          <w:iCs/>
          <w:color w:val="C00000"/>
          <w:lang w:val="en-US"/>
        </w:rPr>
        <w:t xml:space="preserve">Om </w:t>
      </w:r>
      <w:proofErr w:type="spellStart"/>
      <w:r w:rsidRPr="00D06436">
        <w:rPr>
          <w:b/>
          <w:bCs/>
          <w:i/>
          <w:iCs/>
          <w:color w:val="C00000"/>
          <w:lang w:val="en-US"/>
        </w:rPr>
        <w:t>formatering</w:t>
      </w:r>
      <w:proofErr w:type="spellEnd"/>
      <w:r w:rsidRPr="00D06436">
        <w:rPr>
          <w:b/>
          <w:bCs/>
          <w:i/>
          <w:iCs/>
          <w:color w:val="C00000"/>
          <w:lang w:val="en-US"/>
        </w:rPr>
        <w:t>:</w:t>
      </w:r>
    </w:p>
    <w:p w14:paraId="3882E8AA" w14:textId="77777777" w:rsidR="00D06436" w:rsidRPr="00D06436" w:rsidRDefault="00D06436" w:rsidP="00133E2C">
      <w:pPr>
        <w:pStyle w:val="Listeavsnitt"/>
        <w:numPr>
          <w:ilvl w:val="0"/>
          <w:numId w:val="2"/>
        </w:numPr>
        <w:rPr>
          <w:i/>
          <w:iCs/>
          <w:color w:val="C00000"/>
          <w:lang w:val="en-US"/>
        </w:rPr>
      </w:pPr>
      <w:r w:rsidRPr="00D06436">
        <w:rPr>
          <w:i/>
          <w:iCs/>
          <w:color w:val="C00000"/>
          <w:lang w:val="en-US"/>
        </w:rPr>
        <w:t xml:space="preserve">Bruk </w:t>
      </w:r>
      <w:r w:rsidRPr="00D06436">
        <w:rPr>
          <w:b/>
          <w:bCs/>
          <w:i/>
          <w:iCs/>
          <w:color w:val="C00000"/>
          <w:lang w:val="en-US"/>
        </w:rPr>
        <w:t>Calibri</w:t>
      </w:r>
      <w:r w:rsidRPr="00D06436">
        <w:rPr>
          <w:i/>
          <w:iCs/>
          <w:color w:val="C00000"/>
          <w:lang w:val="en-US"/>
        </w:rPr>
        <w:t xml:space="preserve"> </w:t>
      </w:r>
      <w:proofErr w:type="spellStart"/>
      <w:r w:rsidRPr="00D06436">
        <w:rPr>
          <w:i/>
          <w:iCs/>
          <w:color w:val="C00000"/>
          <w:lang w:val="en-US"/>
        </w:rPr>
        <w:t>eller</w:t>
      </w:r>
      <w:proofErr w:type="spellEnd"/>
      <w:r w:rsidRPr="00D06436">
        <w:rPr>
          <w:i/>
          <w:iCs/>
          <w:color w:val="C00000"/>
          <w:lang w:val="en-US"/>
        </w:rPr>
        <w:t xml:space="preserve"> </w:t>
      </w:r>
      <w:r w:rsidRPr="00D06436">
        <w:rPr>
          <w:b/>
          <w:bCs/>
          <w:i/>
          <w:iCs/>
          <w:color w:val="C00000"/>
          <w:lang w:val="en-US"/>
        </w:rPr>
        <w:t>Times New Roman</w:t>
      </w:r>
      <w:r w:rsidRPr="00D06436">
        <w:rPr>
          <w:i/>
          <w:iCs/>
          <w:color w:val="C00000"/>
          <w:lang w:val="en-US"/>
        </w:rPr>
        <w:t xml:space="preserve"> – </w:t>
      </w:r>
      <w:r w:rsidRPr="00D06436">
        <w:rPr>
          <w:b/>
          <w:bCs/>
          <w:i/>
          <w:iCs/>
          <w:color w:val="C00000"/>
          <w:lang w:val="en-US"/>
        </w:rPr>
        <w:t>IKKE COMIC SANS</w:t>
      </w:r>
      <w:r w:rsidRPr="00D06436">
        <w:rPr>
          <w:i/>
          <w:iCs/>
          <w:color w:val="C00000"/>
          <w:lang w:val="en-US"/>
        </w:rPr>
        <w:t>.</w:t>
      </w:r>
    </w:p>
    <w:p w14:paraId="11249EE6" w14:textId="77777777" w:rsidR="00D06436" w:rsidRPr="00D06436" w:rsidRDefault="00D06436" w:rsidP="00133E2C">
      <w:pPr>
        <w:pStyle w:val="Listeavsnitt"/>
        <w:numPr>
          <w:ilvl w:val="0"/>
          <w:numId w:val="2"/>
        </w:numPr>
        <w:rPr>
          <w:i/>
          <w:iCs/>
          <w:color w:val="C00000"/>
          <w:lang w:val="en-US"/>
        </w:rPr>
      </w:pPr>
      <w:proofErr w:type="spellStart"/>
      <w:r w:rsidRPr="00D06436">
        <w:rPr>
          <w:i/>
          <w:iCs/>
          <w:color w:val="C00000"/>
          <w:lang w:val="en-US"/>
        </w:rPr>
        <w:t>Skriftstørrelse</w:t>
      </w:r>
      <w:proofErr w:type="spellEnd"/>
      <w:r w:rsidRPr="00D06436">
        <w:rPr>
          <w:i/>
          <w:iCs/>
          <w:color w:val="C00000"/>
          <w:lang w:val="en-US"/>
        </w:rPr>
        <w:t xml:space="preserve">: </w:t>
      </w:r>
      <w:r w:rsidRPr="00D06436">
        <w:rPr>
          <w:b/>
          <w:bCs/>
          <w:i/>
          <w:iCs/>
          <w:color w:val="C00000"/>
          <w:lang w:val="en-US"/>
        </w:rPr>
        <w:t>11</w:t>
      </w:r>
      <w:r w:rsidRPr="00D06436">
        <w:rPr>
          <w:i/>
          <w:iCs/>
          <w:color w:val="C00000"/>
          <w:lang w:val="en-US"/>
        </w:rPr>
        <w:t>.</w:t>
      </w:r>
    </w:p>
    <w:p w14:paraId="44F08890" w14:textId="77777777" w:rsidR="00D06436" w:rsidRPr="00D06436" w:rsidRDefault="00D06436" w:rsidP="00133E2C">
      <w:pPr>
        <w:pStyle w:val="Listeavsnitt"/>
        <w:numPr>
          <w:ilvl w:val="0"/>
          <w:numId w:val="2"/>
        </w:numPr>
        <w:rPr>
          <w:i/>
          <w:iCs/>
          <w:color w:val="C00000"/>
        </w:rPr>
      </w:pPr>
      <w:r w:rsidRPr="00D06436">
        <w:rPr>
          <w:i/>
          <w:iCs/>
          <w:color w:val="C00000"/>
        </w:rPr>
        <w:t xml:space="preserve">Skriftstørrelse i tabeller og figurer: </w:t>
      </w:r>
      <w:r w:rsidRPr="00D06436">
        <w:rPr>
          <w:b/>
          <w:bCs/>
          <w:i/>
          <w:iCs/>
          <w:color w:val="C00000"/>
        </w:rPr>
        <w:t>9</w:t>
      </w:r>
      <w:r w:rsidRPr="00D06436">
        <w:rPr>
          <w:i/>
          <w:iCs/>
          <w:color w:val="C00000"/>
        </w:rPr>
        <w:t>.</w:t>
      </w:r>
    </w:p>
    <w:p w14:paraId="5AB3E031" w14:textId="77777777" w:rsidR="00D06436" w:rsidRPr="00D06436" w:rsidRDefault="00D06436" w:rsidP="00133E2C">
      <w:pPr>
        <w:pStyle w:val="Listeavsnitt"/>
        <w:numPr>
          <w:ilvl w:val="0"/>
          <w:numId w:val="2"/>
        </w:numPr>
        <w:rPr>
          <w:i/>
          <w:iCs/>
          <w:color w:val="C00000"/>
          <w:lang w:val="en-US"/>
        </w:rPr>
      </w:pPr>
      <w:proofErr w:type="spellStart"/>
      <w:r w:rsidRPr="00D06436">
        <w:rPr>
          <w:b/>
          <w:bCs/>
          <w:i/>
          <w:iCs/>
          <w:color w:val="C00000"/>
          <w:lang w:val="en-US"/>
        </w:rPr>
        <w:t>Tabelltekst</w:t>
      </w:r>
      <w:proofErr w:type="spellEnd"/>
      <w:r w:rsidRPr="00D06436">
        <w:rPr>
          <w:i/>
          <w:iCs/>
          <w:color w:val="C00000"/>
          <w:lang w:val="en-US"/>
        </w:rPr>
        <w:t xml:space="preserve"> </w:t>
      </w:r>
      <w:proofErr w:type="spellStart"/>
      <w:r w:rsidRPr="00D06436">
        <w:rPr>
          <w:i/>
          <w:iCs/>
          <w:color w:val="C00000"/>
          <w:lang w:val="en-US"/>
        </w:rPr>
        <w:t>plasseres</w:t>
      </w:r>
      <w:proofErr w:type="spellEnd"/>
      <w:r w:rsidRPr="00D06436">
        <w:rPr>
          <w:i/>
          <w:iCs/>
          <w:color w:val="C00000"/>
          <w:lang w:val="en-US"/>
        </w:rPr>
        <w:t xml:space="preserve"> </w:t>
      </w:r>
      <w:r w:rsidRPr="00D06436">
        <w:rPr>
          <w:b/>
          <w:bCs/>
          <w:i/>
          <w:iCs/>
          <w:color w:val="C00000"/>
          <w:lang w:val="en-US"/>
        </w:rPr>
        <w:t>over</w:t>
      </w:r>
      <w:r w:rsidRPr="00D06436">
        <w:rPr>
          <w:i/>
          <w:iCs/>
          <w:color w:val="C00000"/>
          <w:lang w:val="en-US"/>
        </w:rPr>
        <w:t xml:space="preserve"> </w:t>
      </w:r>
      <w:proofErr w:type="spellStart"/>
      <w:r w:rsidRPr="00D06436">
        <w:rPr>
          <w:i/>
          <w:iCs/>
          <w:color w:val="C00000"/>
          <w:lang w:val="en-US"/>
        </w:rPr>
        <w:t>tabellen</w:t>
      </w:r>
      <w:proofErr w:type="spellEnd"/>
      <w:r w:rsidRPr="00D06436">
        <w:rPr>
          <w:i/>
          <w:iCs/>
          <w:color w:val="C00000"/>
          <w:lang w:val="en-US"/>
        </w:rPr>
        <w:t>.</w:t>
      </w:r>
    </w:p>
    <w:p w14:paraId="41AC9683" w14:textId="77777777" w:rsidR="00D06436" w:rsidRPr="00D06436" w:rsidRDefault="00D06436" w:rsidP="00133E2C">
      <w:pPr>
        <w:pStyle w:val="Listeavsnitt"/>
        <w:numPr>
          <w:ilvl w:val="0"/>
          <w:numId w:val="2"/>
        </w:numPr>
        <w:rPr>
          <w:i/>
          <w:iCs/>
          <w:color w:val="C00000"/>
          <w:lang w:val="en-US"/>
        </w:rPr>
      </w:pPr>
      <w:proofErr w:type="spellStart"/>
      <w:r w:rsidRPr="00D06436">
        <w:rPr>
          <w:b/>
          <w:bCs/>
          <w:i/>
          <w:iCs/>
          <w:color w:val="C00000"/>
          <w:lang w:val="en-US"/>
        </w:rPr>
        <w:t>Figurtekst</w:t>
      </w:r>
      <w:proofErr w:type="spellEnd"/>
      <w:r w:rsidRPr="00D06436">
        <w:rPr>
          <w:i/>
          <w:iCs/>
          <w:color w:val="C00000"/>
          <w:lang w:val="en-US"/>
        </w:rPr>
        <w:t xml:space="preserve"> </w:t>
      </w:r>
      <w:proofErr w:type="spellStart"/>
      <w:r w:rsidRPr="00D06436">
        <w:rPr>
          <w:i/>
          <w:iCs/>
          <w:color w:val="C00000"/>
          <w:lang w:val="en-US"/>
        </w:rPr>
        <w:t>plasseres</w:t>
      </w:r>
      <w:proofErr w:type="spellEnd"/>
      <w:r w:rsidRPr="00D06436">
        <w:rPr>
          <w:i/>
          <w:iCs/>
          <w:color w:val="C00000"/>
          <w:lang w:val="en-US"/>
        </w:rPr>
        <w:t xml:space="preserve"> </w:t>
      </w:r>
      <w:r w:rsidRPr="00D06436">
        <w:rPr>
          <w:b/>
          <w:bCs/>
          <w:i/>
          <w:iCs/>
          <w:color w:val="C00000"/>
          <w:lang w:val="en-US"/>
        </w:rPr>
        <w:t>under</w:t>
      </w:r>
      <w:r w:rsidRPr="00D06436">
        <w:rPr>
          <w:i/>
          <w:iCs/>
          <w:color w:val="C00000"/>
          <w:lang w:val="en-US"/>
        </w:rPr>
        <w:t xml:space="preserve"> </w:t>
      </w:r>
      <w:proofErr w:type="spellStart"/>
      <w:r w:rsidRPr="00D06436">
        <w:rPr>
          <w:i/>
          <w:iCs/>
          <w:color w:val="C00000"/>
          <w:lang w:val="en-US"/>
        </w:rPr>
        <w:t>figuren</w:t>
      </w:r>
      <w:proofErr w:type="spellEnd"/>
      <w:r w:rsidRPr="00D06436">
        <w:rPr>
          <w:i/>
          <w:iCs/>
          <w:color w:val="C00000"/>
          <w:lang w:val="en-US"/>
        </w:rPr>
        <w:t>.</w:t>
      </w:r>
    </w:p>
    <w:p w14:paraId="1516E9D9" w14:textId="77777777" w:rsidR="00D06436" w:rsidRPr="00D06436" w:rsidRDefault="00D06436" w:rsidP="00133E2C">
      <w:pPr>
        <w:pStyle w:val="Listeavsnitt"/>
        <w:numPr>
          <w:ilvl w:val="0"/>
          <w:numId w:val="2"/>
        </w:numPr>
        <w:rPr>
          <w:i/>
          <w:iCs/>
          <w:color w:val="C00000"/>
        </w:rPr>
      </w:pPr>
      <w:r w:rsidRPr="00D06436">
        <w:rPr>
          <w:i/>
          <w:iCs/>
          <w:color w:val="C00000"/>
        </w:rPr>
        <w:t>Høyreklikk på tabell/bilde og velg “</w:t>
      </w:r>
      <w:r w:rsidRPr="00D06436">
        <w:rPr>
          <w:b/>
          <w:bCs/>
          <w:i/>
          <w:iCs/>
          <w:color w:val="C00000"/>
        </w:rPr>
        <w:t>Sett inn bildetekst</w:t>
      </w:r>
      <w:r w:rsidRPr="00D06436">
        <w:rPr>
          <w:i/>
          <w:iCs/>
          <w:color w:val="C00000"/>
        </w:rPr>
        <w:t>”.</w:t>
      </w:r>
    </w:p>
    <w:p w14:paraId="2B15DD89" w14:textId="27DA0DE4" w:rsidR="00D06436" w:rsidRPr="006F1790" w:rsidRDefault="00D06436" w:rsidP="00D06436">
      <w:pPr>
        <w:pStyle w:val="Listeavsnitt"/>
        <w:ind w:left="2160"/>
        <w:rPr>
          <w:i/>
          <w:iCs/>
          <w:color w:val="C00000"/>
        </w:rPr>
      </w:pPr>
    </w:p>
    <w:p w14:paraId="00E090FD" w14:textId="77777777" w:rsidR="00D06436" w:rsidRPr="00D06436" w:rsidRDefault="00D06436" w:rsidP="00D06436">
      <w:pPr>
        <w:rPr>
          <w:b/>
          <w:bCs/>
          <w:i/>
          <w:iCs/>
          <w:color w:val="C00000"/>
          <w:lang w:val="en-US"/>
        </w:rPr>
      </w:pPr>
      <w:r w:rsidRPr="00D06436">
        <w:rPr>
          <w:b/>
          <w:bCs/>
          <w:i/>
          <w:iCs/>
          <w:color w:val="C00000"/>
          <w:lang w:val="en-US"/>
        </w:rPr>
        <w:t xml:space="preserve">Om </w:t>
      </w:r>
      <w:proofErr w:type="spellStart"/>
      <w:r w:rsidRPr="00D06436">
        <w:rPr>
          <w:b/>
          <w:bCs/>
          <w:i/>
          <w:iCs/>
          <w:color w:val="C00000"/>
          <w:lang w:val="en-US"/>
        </w:rPr>
        <w:t>skriftspråket</w:t>
      </w:r>
      <w:proofErr w:type="spellEnd"/>
      <w:r w:rsidRPr="00D06436">
        <w:rPr>
          <w:b/>
          <w:bCs/>
          <w:i/>
          <w:iCs/>
          <w:color w:val="C00000"/>
          <w:lang w:val="en-US"/>
        </w:rPr>
        <w:t>:</w:t>
      </w:r>
    </w:p>
    <w:p w14:paraId="4226E093" w14:textId="77777777" w:rsidR="00D06436" w:rsidRPr="00D06436" w:rsidRDefault="00D06436" w:rsidP="00133E2C">
      <w:pPr>
        <w:pStyle w:val="Listeavsnitt"/>
        <w:numPr>
          <w:ilvl w:val="0"/>
          <w:numId w:val="3"/>
        </w:numPr>
        <w:rPr>
          <w:i/>
          <w:iCs/>
          <w:color w:val="C00000"/>
        </w:rPr>
      </w:pPr>
      <w:r w:rsidRPr="00D06436">
        <w:rPr>
          <w:i/>
          <w:iCs/>
          <w:color w:val="C00000"/>
        </w:rPr>
        <w:t xml:space="preserve">Skrives på </w:t>
      </w:r>
      <w:r w:rsidRPr="00D06436">
        <w:rPr>
          <w:b/>
          <w:bCs/>
          <w:i/>
          <w:iCs/>
          <w:color w:val="C00000"/>
        </w:rPr>
        <w:t>norsk eller engelsk</w:t>
      </w:r>
      <w:r w:rsidRPr="00D06436">
        <w:rPr>
          <w:i/>
          <w:iCs/>
          <w:color w:val="C00000"/>
        </w:rPr>
        <w:t>.</w:t>
      </w:r>
    </w:p>
    <w:p w14:paraId="688236C0" w14:textId="77777777" w:rsidR="00D06436" w:rsidRPr="00D06436" w:rsidRDefault="00D06436" w:rsidP="00133E2C">
      <w:pPr>
        <w:pStyle w:val="Listeavsnitt"/>
        <w:numPr>
          <w:ilvl w:val="0"/>
          <w:numId w:val="3"/>
        </w:numPr>
        <w:rPr>
          <w:i/>
          <w:iCs/>
          <w:color w:val="C00000"/>
        </w:rPr>
      </w:pPr>
      <w:r w:rsidRPr="00D06436">
        <w:rPr>
          <w:i/>
          <w:iCs/>
          <w:color w:val="C00000"/>
        </w:rPr>
        <w:t xml:space="preserve">Unngå </w:t>
      </w:r>
      <w:proofErr w:type="spellStart"/>
      <w:r w:rsidRPr="00D06436">
        <w:rPr>
          <w:i/>
          <w:iCs/>
          <w:color w:val="C00000"/>
        </w:rPr>
        <w:t>uformulert</w:t>
      </w:r>
      <w:proofErr w:type="spellEnd"/>
      <w:r w:rsidRPr="00D06436">
        <w:rPr>
          <w:i/>
          <w:iCs/>
          <w:color w:val="C00000"/>
        </w:rPr>
        <w:t xml:space="preserve"> språk, f.eks. “vi tror”, “vi foreslår”.</w:t>
      </w:r>
    </w:p>
    <w:p w14:paraId="667B56C3" w14:textId="77777777" w:rsidR="00D06436" w:rsidRPr="00D06436" w:rsidRDefault="00D06436" w:rsidP="00133E2C">
      <w:pPr>
        <w:pStyle w:val="Listeavsnitt"/>
        <w:numPr>
          <w:ilvl w:val="1"/>
          <w:numId w:val="3"/>
        </w:numPr>
        <w:rPr>
          <w:i/>
          <w:iCs/>
          <w:color w:val="C00000"/>
        </w:rPr>
      </w:pPr>
      <w:r w:rsidRPr="00D06436">
        <w:rPr>
          <w:i/>
          <w:iCs/>
          <w:color w:val="C00000"/>
        </w:rPr>
        <w:t>Eksempel: I stedet for “vi tror”, skriv:</w:t>
      </w:r>
      <w:r w:rsidRPr="00D06436">
        <w:rPr>
          <w:i/>
          <w:iCs/>
          <w:color w:val="C00000"/>
        </w:rPr>
        <w:br/>
        <w:t xml:space="preserve">“Basert på nøkkelfunnene i dette arbeidet foreslår prosjektgruppen </w:t>
      </w:r>
      <w:proofErr w:type="gramStart"/>
      <w:r w:rsidRPr="00D06436">
        <w:rPr>
          <w:i/>
          <w:iCs/>
          <w:color w:val="C00000"/>
        </w:rPr>
        <w:t>at...</w:t>
      </w:r>
      <w:proofErr w:type="gramEnd"/>
      <w:r w:rsidRPr="00D06436">
        <w:rPr>
          <w:i/>
          <w:iCs/>
          <w:color w:val="C00000"/>
        </w:rPr>
        <w:t>”</w:t>
      </w:r>
    </w:p>
    <w:p w14:paraId="24BC7013" w14:textId="7353A191" w:rsidR="00D06436" w:rsidRPr="006F1790" w:rsidRDefault="00D06436" w:rsidP="00D06436">
      <w:pPr>
        <w:pStyle w:val="Listeavsnitt"/>
        <w:ind w:left="2160"/>
        <w:rPr>
          <w:i/>
          <w:iCs/>
          <w:color w:val="C00000"/>
        </w:rPr>
      </w:pPr>
    </w:p>
    <w:p w14:paraId="6C245EB1" w14:textId="77777777" w:rsidR="00D06436" w:rsidRPr="00D06436" w:rsidRDefault="00D06436" w:rsidP="00D06436">
      <w:pPr>
        <w:rPr>
          <w:b/>
          <w:bCs/>
          <w:i/>
          <w:iCs/>
          <w:color w:val="C00000"/>
          <w:lang w:val="en-US"/>
        </w:rPr>
      </w:pPr>
      <w:r w:rsidRPr="00D06436">
        <w:rPr>
          <w:b/>
          <w:bCs/>
          <w:i/>
          <w:iCs/>
          <w:color w:val="C00000"/>
          <w:lang w:val="en-US"/>
        </w:rPr>
        <w:t xml:space="preserve">Om </w:t>
      </w:r>
      <w:proofErr w:type="spellStart"/>
      <w:r w:rsidRPr="00D06436">
        <w:rPr>
          <w:b/>
          <w:bCs/>
          <w:i/>
          <w:iCs/>
          <w:color w:val="C00000"/>
          <w:lang w:val="en-US"/>
        </w:rPr>
        <w:t>referanser</w:t>
      </w:r>
      <w:proofErr w:type="spellEnd"/>
      <w:r w:rsidRPr="00D06436">
        <w:rPr>
          <w:b/>
          <w:bCs/>
          <w:i/>
          <w:iCs/>
          <w:color w:val="C00000"/>
          <w:lang w:val="en-US"/>
        </w:rPr>
        <w:t>:</w:t>
      </w:r>
    </w:p>
    <w:p w14:paraId="4A51ABAE" w14:textId="77777777" w:rsidR="00D06436" w:rsidRPr="00D06436" w:rsidRDefault="00D06436" w:rsidP="00133E2C">
      <w:pPr>
        <w:pStyle w:val="Listeavsnitt"/>
        <w:numPr>
          <w:ilvl w:val="0"/>
          <w:numId w:val="4"/>
        </w:numPr>
        <w:rPr>
          <w:i/>
          <w:iCs/>
          <w:color w:val="C00000"/>
          <w:lang w:val="en-US"/>
        </w:rPr>
      </w:pPr>
      <w:r w:rsidRPr="00D06436">
        <w:rPr>
          <w:i/>
          <w:iCs/>
          <w:color w:val="C00000"/>
          <w:lang w:val="en-US"/>
        </w:rPr>
        <w:t xml:space="preserve">Bruk Word </w:t>
      </w:r>
      <w:proofErr w:type="spellStart"/>
      <w:r w:rsidRPr="00D06436">
        <w:rPr>
          <w:i/>
          <w:iCs/>
          <w:color w:val="C00000"/>
          <w:lang w:val="en-US"/>
        </w:rPr>
        <w:t>sitt</w:t>
      </w:r>
      <w:proofErr w:type="spellEnd"/>
      <w:r w:rsidRPr="00D06436">
        <w:rPr>
          <w:i/>
          <w:iCs/>
          <w:color w:val="C00000"/>
          <w:lang w:val="en-US"/>
        </w:rPr>
        <w:t xml:space="preserve"> </w:t>
      </w:r>
      <w:r w:rsidRPr="00D06436">
        <w:rPr>
          <w:b/>
          <w:bCs/>
          <w:i/>
          <w:iCs/>
          <w:color w:val="C00000"/>
          <w:lang w:val="en-US"/>
        </w:rPr>
        <w:t>“</w:t>
      </w:r>
      <w:proofErr w:type="spellStart"/>
      <w:r w:rsidRPr="00D06436">
        <w:rPr>
          <w:b/>
          <w:bCs/>
          <w:i/>
          <w:iCs/>
          <w:color w:val="C00000"/>
          <w:lang w:val="en-US"/>
        </w:rPr>
        <w:t>referanseverktøy</w:t>
      </w:r>
      <w:proofErr w:type="spellEnd"/>
      <w:r w:rsidRPr="00D06436">
        <w:rPr>
          <w:b/>
          <w:bCs/>
          <w:i/>
          <w:iCs/>
          <w:color w:val="C00000"/>
          <w:lang w:val="en-US"/>
        </w:rPr>
        <w:t>”</w:t>
      </w:r>
      <w:r w:rsidRPr="00D06436">
        <w:rPr>
          <w:i/>
          <w:iCs/>
          <w:color w:val="C00000"/>
          <w:lang w:val="en-US"/>
        </w:rPr>
        <w:t>.</w:t>
      </w:r>
    </w:p>
    <w:p w14:paraId="3A3403F5" w14:textId="77777777" w:rsidR="00D06436" w:rsidRPr="00D06436" w:rsidRDefault="00D06436" w:rsidP="00133E2C">
      <w:pPr>
        <w:pStyle w:val="Listeavsnitt"/>
        <w:numPr>
          <w:ilvl w:val="0"/>
          <w:numId w:val="4"/>
        </w:numPr>
        <w:rPr>
          <w:i/>
          <w:iCs/>
          <w:color w:val="C00000"/>
        </w:rPr>
      </w:pPr>
      <w:r w:rsidRPr="00D06436">
        <w:rPr>
          <w:i/>
          <w:iCs/>
          <w:color w:val="C00000"/>
        </w:rPr>
        <w:t>Når en kilde identifiseres, bruk “</w:t>
      </w:r>
      <w:r w:rsidRPr="00D06436">
        <w:rPr>
          <w:b/>
          <w:bCs/>
          <w:i/>
          <w:iCs/>
          <w:color w:val="C00000"/>
        </w:rPr>
        <w:t>Sett inn sitat</w:t>
      </w:r>
      <w:r w:rsidRPr="00D06436">
        <w:rPr>
          <w:i/>
          <w:iCs/>
          <w:color w:val="C00000"/>
        </w:rPr>
        <w:t xml:space="preserve">” og opprett en </w:t>
      </w:r>
      <w:r w:rsidRPr="00D06436">
        <w:rPr>
          <w:b/>
          <w:bCs/>
          <w:i/>
          <w:iCs/>
          <w:color w:val="C00000"/>
        </w:rPr>
        <w:t>bibliografi</w:t>
      </w:r>
      <w:r w:rsidRPr="00D06436">
        <w:rPr>
          <w:i/>
          <w:iCs/>
          <w:color w:val="C00000"/>
        </w:rPr>
        <w:t>.</w:t>
      </w:r>
    </w:p>
    <w:p w14:paraId="7888AE5C" w14:textId="3471B3F8" w:rsidR="00D06436" w:rsidRPr="006F1790" w:rsidRDefault="00D06436" w:rsidP="00D06436">
      <w:pPr>
        <w:pStyle w:val="Listeavsnitt"/>
        <w:ind w:left="2160"/>
        <w:rPr>
          <w:i/>
          <w:iCs/>
          <w:color w:val="C00000"/>
        </w:rPr>
      </w:pPr>
    </w:p>
    <w:p w14:paraId="2E95EFE4" w14:textId="77777777" w:rsidR="00D06436" w:rsidRPr="00D06436" w:rsidRDefault="00D06436" w:rsidP="00D06436">
      <w:pPr>
        <w:rPr>
          <w:b/>
          <w:bCs/>
          <w:i/>
          <w:iCs/>
          <w:color w:val="C00000"/>
          <w:lang w:val="en-US"/>
        </w:rPr>
      </w:pPr>
      <w:r w:rsidRPr="00D06436">
        <w:rPr>
          <w:b/>
          <w:bCs/>
          <w:i/>
          <w:iCs/>
          <w:color w:val="C00000"/>
          <w:lang w:val="en-US"/>
        </w:rPr>
        <w:t>Tips:</w:t>
      </w:r>
    </w:p>
    <w:p w14:paraId="4920CA08" w14:textId="77777777" w:rsidR="00D06436" w:rsidRPr="00D06436" w:rsidRDefault="00D06436" w:rsidP="00133E2C">
      <w:pPr>
        <w:pStyle w:val="Listeavsnitt"/>
        <w:numPr>
          <w:ilvl w:val="0"/>
          <w:numId w:val="5"/>
        </w:numPr>
        <w:rPr>
          <w:i/>
          <w:iCs/>
          <w:color w:val="C00000"/>
        </w:rPr>
      </w:pPr>
      <w:r w:rsidRPr="00D06436">
        <w:rPr>
          <w:i/>
          <w:iCs/>
          <w:color w:val="C00000"/>
        </w:rPr>
        <w:t xml:space="preserve">Når dere jobber med rapporten – </w:t>
      </w:r>
      <w:r w:rsidRPr="00D06436">
        <w:rPr>
          <w:b/>
          <w:bCs/>
          <w:i/>
          <w:iCs/>
          <w:color w:val="C00000"/>
        </w:rPr>
        <w:t>oppdater innholdsfortegnelsen</w:t>
      </w:r>
      <w:r w:rsidRPr="00D06436">
        <w:rPr>
          <w:i/>
          <w:iCs/>
          <w:color w:val="C00000"/>
        </w:rPr>
        <w:t xml:space="preserve"> jevnlig.</w:t>
      </w:r>
    </w:p>
    <w:p w14:paraId="09F36455" w14:textId="77777777" w:rsidR="00D06436" w:rsidRPr="00D06436" w:rsidRDefault="00D06436" w:rsidP="00133E2C">
      <w:pPr>
        <w:pStyle w:val="Listeavsnitt"/>
        <w:numPr>
          <w:ilvl w:val="1"/>
          <w:numId w:val="5"/>
        </w:numPr>
        <w:rPr>
          <w:i/>
          <w:iCs/>
          <w:color w:val="C00000"/>
        </w:rPr>
      </w:pPr>
      <w:r w:rsidRPr="00D06436">
        <w:rPr>
          <w:i/>
          <w:iCs/>
          <w:color w:val="C00000"/>
        </w:rPr>
        <w:t>Det gir en god oversikt over rapportens fremdrift og struktur.</w:t>
      </w:r>
    </w:p>
    <w:p w14:paraId="595CD909" w14:textId="77777777" w:rsidR="00D06436" w:rsidRPr="00D06436" w:rsidRDefault="00D06436" w:rsidP="00133E2C">
      <w:pPr>
        <w:pStyle w:val="Listeavsnitt"/>
        <w:numPr>
          <w:ilvl w:val="0"/>
          <w:numId w:val="5"/>
        </w:numPr>
        <w:rPr>
          <w:i/>
          <w:iCs/>
          <w:color w:val="C00000"/>
        </w:rPr>
      </w:pPr>
      <w:r w:rsidRPr="00D06436">
        <w:rPr>
          <w:i/>
          <w:iCs/>
          <w:color w:val="C00000"/>
        </w:rPr>
        <w:t xml:space="preserve">Når du leser gjennom </w:t>
      </w:r>
      <w:proofErr w:type="gramStart"/>
      <w:r w:rsidRPr="00D06436">
        <w:rPr>
          <w:i/>
          <w:iCs/>
          <w:color w:val="C00000"/>
        </w:rPr>
        <w:t>rapporten…</w:t>
      </w:r>
      <w:proofErr w:type="gramEnd"/>
      <w:r w:rsidRPr="00D06436">
        <w:rPr>
          <w:i/>
          <w:iCs/>
          <w:color w:val="C00000"/>
        </w:rPr>
        <w:t xml:space="preserve"> prøv å gjøre det underholdende.</w:t>
      </w:r>
    </w:p>
    <w:p w14:paraId="59FF0509" w14:textId="77777777" w:rsidR="00D06436" w:rsidRPr="00D06436" w:rsidRDefault="00D06436" w:rsidP="00133E2C">
      <w:pPr>
        <w:pStyle w:val="Listeavsnitt"/>
        <w:numPr>
          <w:ilvl w:val="1"/>
          <w:numId w:val="5"/>
        </w:numPr>
        <w:rPr>
          <w:i/>
          <w:iCs/>
          <w:color w:val="C00000"/>
        </w:rPr>
      </w:pPr>
      <w:r w:rsidRPr="00D06436">
        <w:rPr>
          <w:b/>
          <w:bCs/>
          <w:i/>
          <w:iCs/>
          <w:color w:val="C00000"/>
        </w:rPr>
        <w:t>Min personlige favoritt:</w:t>
      </w:r>
      <w:r w:rsidRPr="00D06436">
        <w:rPr>
          <w:i/>
          <w:iCs/>
          <w:color w:val="C00000"/>
        </w:rPr>
        <w:t xml:space="preserve"> Les rapporten høyt med </w:t>
      </w:r>
      <w:proofErr w:type="gramStart"/>
      <w:r w:rsidRPr="00D06436">
        <w:rPr>
          <w:b/>
          <w:bCs/>
          <w:i/>
          <w:iCs/>
          <w:color w:val="C00000"/>
        </w:rPr>
        <w:t>Sir</w:t>
      </w:r>
      <w:proofErr w:type="gramEnd"/>
      <w:r w:rsidRPr="00D06436">
        <w:rPr>
          <w:b/>
          <w:bCs/>
          <w:i/>
          <w:iCs/>
          <w:color w:val="C00000"/>
        </w:rPr>
        <w:t xml:space="preserve"> David Attenboroughs</w:t>
      </w:r>
      <w:r w:rsidRPr="00D06436">
        <w:rPr>
          <w:i/>
          <w:iCs/>
          <w:color w:val="C00000"/>
        </w:rPr>
        <w:t xml:space="preserve"> stemme.</w:t>
      </w:r>
    </w:p>
    <w:p w14:paraId="27711126" w14:textId="77777777" w:rsidR="00D06436" w:rsidRPr="00D06436" w:rsidRDefault="00D06436" w:rsidP="00D06436">
      <w:pPr>
        <w:pStyle w:val="Listeavsnitt"/>
        <w:ind w:left="2160"/>
        <w:rPr>
          <w:i/>
          <w:iCs/>
          <w:color w:val="C00000"/>
        </w:rPr>
      </w:pPr>
      <w:r w:rsidRPr="00D06436">
        <w:rPr>
          <w:rFonts w:ascii="Segoe UI Emoji" w:hAnsi="Segoe UI Emoji" w:cs="Segoe UI Emoji"/>
          <w:i/>
          <w:iCs/>
          <w:color w:val="C00000"/>
          <w:lang w:val="en-US"/>
        </w:rPr>
        <w:t>👉</w:t>
      </w:r>
      <w:r w:rsidRPr="00D06436">
        <w:rPr>
          <w:i/>
          <w:iCs/>
          <w:color w:val="C00000"/>
        </w:rPr>
        <w:t xml:space="preserve"> </w:t>
      </w:r>
      <w:hyperlink r:id="rId12" w:tgtFrame="_new" w:history="1">
        <w:r w:rsidRPr="00D06436">
          <w:rPr>
            <w:rStyle w:val="Hyperkobling"/>
            <w:i/>
            <w:iCs/>
          </w:rPr>
          <w:t>https://www.youtube.com/watch?v=p1PID91sEW8</w:t>
        </w:r>
      </w:hyperlink>
    </w:p>
    <w:p w14:paraId="4A72E106" w14:textId="77777777" w:rsidR="009F364E" w:rsidRPr="00D06436" w:rsidRDefault="009F364E" w:rsidP="009F364E">
      <w:pPr>
        <w:pStyle w:val="Listeavsnitt"/>
        <w:ind w:left="2160"/>
        <w:rPr>
          <w:i/>
          <w:iCs/>
          <w:color w:val="C00000"/>
        </w:rPr>
      </w:pPr>
    </w:p>
    <w:p w14:paraId="406DA7E6" w14:textId="77777777" w:rsidR="00E97DC1" w:rsidRPr="00D06436" w:rsidRDefault="00E97DC1" w:rsidP="001B76F5">
      <w:pPr>
        <w:rPr>
          <w:rFonts w:ascii="Arial" w:hAnsi="Arial" w:cs="Arial"/>
          <w:color w:val="081319"/>
          <w:sz w:val="27"/>
          <w:szCs w:val="27"/>
        </w:rPr>
      </w:pPr>
    </w:p>
    <w:p w14:paraId="30A0C1C3" w14:textId="77777777" w:rsidR="001B76F5" w:rsidRPr="00D06436" w:rsidRDefault="001B76F5" w:rsidP="001B76F5">
      <w:pPr>
        <w:rPr>
          <w:rFonts w:ascii="Arial" w:hAnsi="Arial" w:cs="Arial"/>
          <w:color w:val="081319"/>
          <w:sz w:val="27"/>
          <w:szCs w:val="27"/>
        </w:rPr>
      </w:pPr>
    </w:p>
    <w:p w14:paraId="5CA3C90A" w14:textId="338B492C" w:rsidR="001B76F5" w:rsidRPr="00D06436" w:rsidRDefault="001B76F5" w:rsidP="001B76F5">
      <w:pPr>
        <w:rPr>
          <w:rFonts w:ascii="Arial" w:hAnsi="Arial" w:cs="Arial"/>
          <w:color w:val="081319"/>
          <w:sz w:val="27"/>
          <w:szCs w:val="27"/>
        </w:rPr>
      </w:pPr>
    </w:p>
    <w:p w14:paraId="5653CCBD" w14:textId="748002C5" w:rsidR="00BC68CE" w:rsidRDefault="00BC68CE">
      <w:r>
        <w:br w:type="page"/>
      </w:r>
    </w:p>
    <w:p w14:paraId="6DF731C1" w14:textId="77777777" w:rsidR="00777D51" w:rsidRPr="00D06436" w:rsidRDefault="00777D51"/>
    <w:p w14:paraId="53412AA5" w14:textId="658FA119" w:rsidR="00777D51" w:rsidRPr="00BC68CE" w:rsidRDefault="001F3704" w:rsidP="00777D51">
      <w:pPr>
        <w:pStyle w:val="Tittel"/>
        <w:jc w:val="center"/>
      </w:pPr>
      <w:r w:rsidRPr="00BC68CE">
        <w:t>Sammendrag</w:t>
      </w:r>
    </w:p>
    <w:p w14:paraId="2FDF5646" w14:textId="75348F7F" w:rsidR="00BC68CE" w:rsidRPr="00BC68CE" w:rsidRDefault="00BC68CE" w:rsidP="00BC68CE">
      <w:pPr>
        <w:rPr>
          <w:color w:val="EE0000"/>
        </w:rPr>
      </w:pPr>
      <w:r w:rsidRPr="00BC68CE">
        <w:rPr>
          <w:b/>
          <w:bCs/>
          <w:color w:val="EE0000"/>
        </w:rPr>
        <w:t>Lengde</w:t>
      </w:r>
      <w:r w:rsidRPr="00BC68CE">
        <w:rPr>
          <w:color w:val="EE0000"/>
        </w:rPr>
        <w:t>: 1–2 sider</w:t>
      </w:r>
      <w:r w:rsidRPr="00BC68CE">
        <w:rPr>
          <w:color w:val="EE0000"/>
        </w:rPr>
        <w:br/>
      </w:r>
      <w:r w:rsidRPr="00BC68CE">
        <w:rPr>
          <w:b/>
          <w:bCs/>
          <w:color w:val="EE0000"/>
        </w:rPr>
        <w:t>Formål</w:t>
      </w:r>
      <w:r w:rsidRPr="00BC68CE">
        <w:rPr>
          <w:color w:val="EE0000"/>
        </w:rPr>
        <w:t>: Gi en leser (som ikke nødvendigvis leser hele rapporten) en klar oversikt over prosjektets bakgrunn, problem, gjennomføring og konklusjon.</w:t>
      </w:r>
      <w:r w:rsidRPr="00BC68CE">
        <w:rPr>
          <w:color w:val="EE0000"/>
        </w:rPr>
        <w:br/>
      </w:r>
      <w:r w:rsidRPr="00BC68CE">
        <w:rPr>
          <w:b/>
          <w:bCs/>
          <w:color w:val="EE0000"/>
        </w:rPr>
        <w:t>Språk</w:t>
      </w:r>
      <w:r w:rsidRPr="00BC68CE">
        <w:rPr>
          <w:color w:val="EE0000"/>
        </w:rPr>
        <w:t>: Formelt og presist. Unngå forkortelser, slang og ufullstendige setninger.</w:t>
      </w:r>
    </w:p>
    <w:p w14:paraId="25FD878F" w14:textId="3A683A14" w:rsidR="00BC68CE" w:rsidRPr="00BC68CE" w:rsidRDefault="00BC68CE" w:rsidP="00BC68CE">
      <w:pPr>
        <w:rPr>
          <w:b/>
          <w:bCs/>
          <w:color w:val="EE0000"/>
        </w:rPr>
      </w:pPr>
      <w:r w:rsidRPr="00BC68CE">
        <w:rPr>
          <w:b/>
          <w:bCs/>
          <w:color w:val="EE0000"/>
        </w:rPr>
        <w:t xml:space="preserve">1. Innledning </w:t>
      </w:r>
    </w:p>
    <w:p w14:paraId="0A464169" w14:textId="77777777" w:rsidR="00BC68CE" w:rsidRPr="00BC68CE" w:rsidRDefault="00BC68CE" w:rsidP="00BC68CE">
      <w:pPr>
        <w:rPr>
          <w:color w:val="EE0000"/>
        </w:rPr>
      </w:pPr>
      <w:r w:rsidRPr="00BC68CE">
        <w:rPr>
          <w:b/>
          <w:bCs/>
          <w:color w:val="EE0000"/>
        </w:rPr>
        <w:t>Formål:</w:t>
      </w:r>
      <w:r w:rsidRPr="00BC68CE">
        <w:rPr>
          <w:color w:val="EE0000"/>
        </w:rPr>
        <w:t xml:space="preserve"> Introduser prosjektets kontekst og tema på en enkel og overbevisende måte.</w:t>
      </w:r>
    </w:p>
    <w:p w14:paraId="4447FF0F" w14:textId="77777777" w:rsidR="00BC68CE" w:rsidRPr="00BC68CE" w:rsidRDefault="00BC68CE" w:rsidP="00BC68CE">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14:paraId="1910B8D8" w14:textId="77777777" w:rsidR="00BC68CE" w:rsidRPr="00BC68CE" w:rsidRDefault="00BC68CE" w:rsidP="00133E2C">
      <w:pPr>
        <w:numPr>
          <w:ilvl w:val="0"/>
          <w:numId w:val="6"/>
        </w:numPr>
        <w:rPr>
          <w:color w:val="EE0000"/>
        </w:rPr>
      </w:pPr>
      <w:r w:rsidRPr="00BC68CE">
        <w:rPr>
          <w:color w:val="EE0000"/>
        </w:rPr>
        <w:t>Hva handler prosjektet om – overordnet?</w:t>
      </w:r>
    </w:p>
    <w:p w14:paraId="318FFA81" w14:textId="77777777" w:rsidR="00BC68CE" w:rsidRPr="00BC68CE" w:rsidRDefault="00BC68CE" w:rsidP="00133E2C">
      <w:pPr>
        <w:numPr>
          <w:ilvl w:val="0"/>
          <w:numId w:val="6"/>
        </w:numPr>
        <w:rPr>
          <w:color w:val="EE0000"/>
        </w:rPr>
      </w:pPr>
      <w:r w:rsidRPr="00BC68CE">
        <w:rPr>
          <w:color w:val="EE0000"/>
        </w:rPr>
        <w:t>Hvilket problemområde er det knyttet til?</w:t>
      </w:r>
    </w:p>
    <w:p w14:paraId="7B89FE00" w14:textId="77777777" w:rsidR="00BC68CE" w:rsidRPr="00BC68CE" w:rsidRDefault="00BC68CE" w:rsidP="00133E2C">
      <w:pPr>
        <w:numPr>
          <w:ilvl w:val="0"/>
          <w:numId w:val="6"/>
        </w:numPr>
        <w:rPr>
          <w:color w:val="EE0000"/>
        </w:rPr>
      </w:pPr>
      <w:r w:rsidRPr="00BC68CE">
        <w:rPr>
          <w:color w:val="EE0000"/>
        </w:rPr>
        <w:t>Hvorfor er dette relevant eller viktig i dagens situasjon (sosialt, teknologisk, miljømessig osv.)?</w:t>
      </w:r>
    </w:p>
    <w:p w14:paraId="77E24FB7" w14:textId="77777777" w:rsidR="00BC68CE" w:rsidRPr="00BC68CE" w:rsidRDefault="00BC68CE" w:rsidP="00133E2C">
      <w:pPr>
        <w:numPr>
          <w:ilvl w:val="0"/>
          <w:numId w:val="6"/>
        </w:numPr>
        <w:rPr>
          <w:color w:val="EE0000"/>
        </w:rPr>
      </w:pPr>
      <w:r w:rsidRPr="00BC68CE">
        <w:rPr>
          <w:color w:val="EE0000"/>
        </w:rPr>
        <w:t>Hva var prosjektets utgangspunkt (oppdrag, inspirasjon eller behov)?</w:t>
      </w:r>
    </w:p>
    <w:p w14:paraId="40191A4A" w14:textId="5EF62A41" w:rsidR="00BC68CE" w:rsidRPr="00BC68CE" w:rsidRDefault="00BC68CE" w:rsidP="00BC68CE">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"Dette prosjektet undersøker hvordan plantehelse i urbane miljøer kan overvåkes gjennom et rimelig sensornettverk. Behovet for bedre overvåking har økt som følge av økende klimavariasjoner."</w:t>
      </w:r>
    </w:p>
    <w:p w14:paraId="1E1257A3" w14:textId="08D7EEF0" w:rsidR="00BC68CE" w:rsidRPr="006F1790" w:rsidRDefault="00BC68CE" w:rsidP="00BC68CE">
      <w:pPr>
        <w:rPr>
          <w:color w:val="EE0000"/>
        </w:rPr>
      </w:pPr>
    </w:p>
    <w:p w14:paraId="40B8B805" w14:textId="5AF5E76A" w:rsidR="00BC68CE" w:rsidRPr="00BC68CE" w:rsidRDefault="00BC68CE" w:rsidP="00BC68CE">
      <w:pPr>
        <w:rPr>
          <w:b/>
          <w:bCs/>
          <w:color w:val="EE0000"/>
        </w:rPr>
      </w:pPr>
      <w:r w:rsidRPr="00BC68CE">
        <w:rPr>
          <w:b/>
          <w:bCs/>
          <w:color w:val="EE0000"/>
        </w:rPr>
        <w:t xml:space="preserve"> 2. Problemstilling </w:t>
      </w:r>
    </w:p>
    <w:p w14:paraId="09786D50" w14:textId="77777777" w:rsidR="00BC68CE" w:rsidRPr="00BC68CE" w:rsidRDefault="00BC68CE" w:rsidP="00BC68CE">
      <w:pPr>
        <w:rPr>
          <w:color w:val="EE0000"/>
        </w:rPr>
      </w:pPr>
      <w:r w:rsidRPr="00BC68CE">
        <w:rPr>
          <w:b/>
          <w:bCs/>
          <w:color w:val="EE0000"/>
        </w:rPr>
        <w:t>Formål:</w:t>
      </w:r>
      <w:r w:rsidRPr="00BC68CE">
        <w:rPr>
          <w:color w:val="EE0000"/>
        </w:rPr>
        <w:t xml:space="preserve"> Forklar konkret hvilket problem dere ønsket å løse.</w:t>
      </w:r>
    </w:p>
    <w:p w14:paraId="6C065334" w14:textId="77777777" w:rsidR="00BC68CE" w:rsidRPr="00BC68CE" w:rsidRDefault="00BC68CE" w:rsidP="00BC68CE">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14:paraId="49B2D41F" w14:textId="77777777" w:rsidR="00BC68CE" w:rsidRPr="00BC68CE" w:rsidRDefault="00BC68CE" w:rsidP="00133E2C">
      <w:pPr>
        <w:numPr>
          <w:ilvl w:val="0"/>
          <w:numId w:val="7"/>
        </w:numPr>
        <w:rPr>
          <w:color w:val="EE0000"/>
          <w:lang w:val="en-US"/>
        </w:rPr>
      </w:pPr>
      <w:proofErr w:type="spellStart"/>
      <w:proofErr w:type="gramStart"/>
      <w:r w:rsidRPr="00BC68CE">
        <w:rPr>
          <w:color w:val="EE0000"/>
          <w:lang w:val="en-US"/>
        </w:rPr>
        <w:t>Hva</w:t>
      </w:r>
      <w:proofErr w:type="spellEnd"/>
      <w:proofErr w:type="gramEnd"/>
      <w:r w:rsidRPr="00BC68CE">
        <w:rPr>
          <w:color w:val="EE0000"/>
          <w:lang w:val="en-US"/>
        </w:rPr>
        <w:t xml:space="preserve"> </w:t>
      </w:r>
      <w:proofErr w:type="gramStart"/>
      <w:r w:rsidRPr="00BC68CE">
        <w:rPr>
          <w:color w:val="EE0000"/>
          <w:lang w:val="en-US"/>
        </w:rPr>
        <w:t xml:space="preserve">er </w:t>
      </w:r>
      <w:proofErr w:type="spellStart"/>
      <w:r w:rsidRPr="00BC68CE">
        <w:rPr>
          <w:color w:val="EE0000"/>
          <w:lang w:val="en-US"/>
        </w:rPr>
        <w:t>hovedproblemet</w:t>
      </w:r>
      <w:proofErr w:type="spellEnd"/>
      <w:proofErr w:type="gramEnd"/>
      <w:r w:rsidRPr="00BC68CE">
        <w:rPr>
          <w:color w:val="EE0000"/>
          <w:lang w:val="en-US"/>
        </w:rPr>
        <w:t>?</w:t>
      </w:r>
    </w:p>
    <w:p w14:paraId="6C808832" w14:textId="77777777" w:rsidR="00BC68CE" w:rsidRPr="00BC68CE" w:rsidRDefault="00BC68CE" w:rsidP="00133E2C">
      <w:pPr>
        <w:numPr>
          <w:ilvl w:val="0"/>
          <w:numId w:val="7"/>
        </w:numPr>
        <w:rPr>
          <w:color w:val="EE0000"/>
        </w:rPr>
      </w:pPr>
      <w:r w:rsidRPr="00BC68CE">
        <w:rPr>
          <w:color w:val="EE0000"/>
        </w:rPr>
        <w:t>Er det en teknologisk, miljømessig, økonomisk eller sosial utfordring?</w:t>
      </w:r>
    </w:p>
    <w:p w14:paraId="19F5C553" w14:textId="77777777" w:rsidR="00BC68CE" w:rsidRPr="00BC68CE" w:rsidRDefault="00BC68CE" w:rsidP="00133E2C">
      <w:pPr>
        <w:numPr>
          <w:ilvl w:val="0"/>
          <w:numId w:val="7"/>
        </w:numPr>
        <w:rPr>
          <w:color w:val="EE0000"/>
          <w:lang w:val="en-US"/>
        </w:rPr>
      </w:pPr>
      <w:proofErr w:type="spellStart"/>
      <w:r w:rsidRPr="00BC68CE">
        <w:rPr>
          <w:color w:val="EE0000"/>
          <w:lang w:val="en-US"/>
        </w:rPr>
        <w:t>Hvordan</w:t>
      </w:r>
      <w:proofErr w:type="spellEnd"/>
      <w:r w:rsidRPr="00BC68CE">
        <w:rPr>
          <w:color w:val="EE0000"/>
          <w:lang w:val="en-US"/>
        </w:rPr>
        <w:t xml:space="preserve"> </w:t>
      </w:r>
      <w:proofErr w:type="spellStart"/>
      <w:r w:rsidRPr="00BC68CE">
        <w:rPr>
          <w:color w:val="EE0000"/>
          <w:lang w:val="en-US"/>
        </w:rPr>
        <w:t>ble</w:t>
      </w:r>
      <w:proofErr w:type="spellEnd"/>
      <w:r w:rsidRPr="00BC68CE">
        <w:rPr>
          <w:color w:val="EE0000"/>
          <w:lang w:val="en-US"/>
        </w:rPr>
        <w:t xml:space="preserve"> </w:t>
      </w:r>
      <w:proofErr w:type="spellStart"/>
      <w:r w:rsidRPr="00BC68CE">
        <w:rPr>
          <w:color w:val="EE0000"/>
          <w:lang w:val="en-US"/>
        </w:rPr>
        <w:t>problemet</w:t>
      </w:r>
      <w:proofErr w:type="spellEnd"/>
      <w:r w:rsidRPr="00BC68CE">
        <w:rPr>
          <w:color w:val="EE0000"/>
          <w:lang w:val="en-US"/>
        </w:rPr>
        <w:t xml:space="preserve"> </w:t>
      </w:r>
      <w:proofErr w:type="spellStart"/>
      <w:r w:rsidRPr="00BC68CE">
        <w:rPr>
          <w:color w:val="EE0000"/>
          <w:lang w:val="en-US"/>
        </w:rPr>
        <w:t>avgrenset</w:t>
      </w:r>
      <w:proofErr w:type="spellEnd"/>
      <w:r w:rsidRPr="00BC68CE">
        <w:rPr>
          <w:color w:val="EE0000"/>
          <w:lang w:val="en-US"/>
        </w:rPr>
        <w:t>?</w:t>
      </w:r>
    </w:p>
    <w:p w14:paraId="049FCF02" w14:textId="77777777" w:rsidR="00BC68CE" w:rsidRPr="00BC68CE" w:rsidRDefault="00BC68CE" w:rsidP="00133E2C">
      <w:pPr>
        <w:numPr>
          <w:ilvl w:val="0"/>
          <w:numId w:val="7"/>
        </w:numPr>
        <w:rPr>
          <w:color w:val="EE0000"/>
        </w:rPr>
      </w:pPr>
      <w:r w:rsidRPr="00BC68CE">
        <w:rPr>
          <w:color w:val="EE0000"/>
        </w:rPr>
        <w:t>Hvilke mål satte gruppen seg?</w:t>
      </w:r>
    </w:p>
    <w:p w14:paraId="01D528A4" w14:textId="1ECB73E0" w:rsidR="00BC68CE" w:rsidRPr="00BC68CE" w:rsidRDefault="00BC68CE" w:rsidP="00BC68CE">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 xml:space="preserve">"Hovedutfordringen var å utvikle et lavkostnadssystem for å måle jordfuktighet i sanntid, som kan </w:t>
      </w:r>
      <w:proofErr w:type="gramStart"/>
      <w:r w:rsidRPr="00BC68CE">
        <w:rPr>
          <w:i/>
          <w:iCs/>
          <w:color w:val="EE0000"/>
        </w:rPr>
        <w:t>implementeres</w:t>
      </w:r>
      <w:proofErr w:type="gramEnd"/>
      <w:r w:rsidRPr="00BC68CE">
        <w:rPr>
          <w:i/>
          <w:iCs/>
          <w:color w:val="EE0000"/>
        </w:rPr>
        <w:t xml:space="preserve"> uten spesialkompetanse hos brukeren."</w:t>
      </w:r>
    </w:p>
    <w:p w14:paraId="6984D5CC" w14:textId="4E25621D" w:rsidR="00BC68CE" w:rsidRPr="00BC68CE" w:rsidRDefault="00BC68CE" w:rsidP="00BC68CE">
      <w:pPr>
        <w:rPr>
          <w:color w:val="EE0000"/>
        </w:rPr>
      </w:pPr>
    </w:p>
    <w:p w14:paraId="280AD21F" w14:textId="13B62B4E" w:rsidR="00BC68CE" w:rsidRPr="00BC68CE" w:rsidRDefault="00BC68CE" w:rsidP="00BC68CE">
      <w:pPr>
        <w:rPr>
          <w:b/>
          <w:bCs/>
          <w:color w:val="EE0000"/>
        </w:rPr>
      </w:pPr>
      <w:r w:rsidRPr="00BC68CE">
        <w:rPr>
          <w:b/>
          <w:bCs/>
          <w:color w:val="EE0000"/>
        </w:rPr>
        <w:t xml:space="preserve">3. Arbeidet som er gjort </w:t>
      </w:r>
    </w:p>
    <w:p w14:paraId="422BC607" w14:textId="77777777" w:rsidR="00BC68CE" w:rsidRPr="00BC68CE" w:rsidRDefault="00BC68CE" w:rsidP="00BC68CE">
      <w:pPr>
        <w:rPr>
          <w:color w:val="EE0000"/>
        </w:rPr>
      </w:pPr>
      <w:r w:rsidRPr="00BC68CE">
        <w:rPr>
          <w:b/>
          <w:bCs/>
          <w:color w:val="EE0000"/>
        </w:rPr>
        <w:t>Formål:</w:t>
      </w:r>
      <w:r w:rsidRPr="00BC68CE">
        <w:rPr>
          <w:color w:val="EE0000"/>
        </w:rPr>
        <w:t xml:space="preserve"> Gi en kort oppsummering av hvordan prosjektet ble gjennomført.</w:t>
      </w:r>
    </w:p>
    <w:p w14:paraId="2458E16C" w14:textId="77777777" w:rsidR="00BC68CE" w:rsidRPr="00BC68CE" w:rsidRDefault="00BC68CE" w:rsidP="00BC68CE">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14:paraId="00CCAEC6" w14:textId="77777777" w:rsidR="00BC68CE" w:rsidRPr="00BC68CE" w:rsidRDefault="00BC68CE" w:rsidP="00133E2C">
      <w:pPr>
        <w:numPr>
          <w:ilvl w:val="0"/>
          <w:numId w:val="8"/>
        </w:numPr>
        <w:rPr>
          <w:color w:val="EE0000"/>
        </w:rPr>
      </w:pPr>
      <w:r w:rsidRPr="00BC68CE">
        <w:rPr>
          <w:color w:val="EE0000"/>
        </w:rPr>
        <w:t>Hva slags metode ble brukt (eksperimentell, design, simuleringsbasert)?</w:t>
      </w:r>
    </w:p>
    <w:p w14:paraId="4759A0CB" w14:textId="77777777" w:rsidR="00BC68CE" w:rsidRPr="00BC68CE" w:rsidRDefault="00BC68CE" w:rsidP="00133E2C">
      <w:pPr>
        <w:numPr>
          <w:ilvl w:val="0"/>
          <w:numId w:val="8"/>
        </w:numPr>
        <w:rPr>
          <w:color w:val="EE0000"/>
        </w:rPr>
      </w:pPr>
      <w:r w:rsidRPr="00BC68CE">
        <w:rPr>
          <w:color w:val="EE0000"/>
        </w:rPr>
        <w:lastRenderedPageBreak/>
        <w:t>Hva ble utviklet eller testet?</w:t>
      </w:r>
    </w:p>
    <w:p w14:paraId="547A74CC" w14:textId="77777777" w:rsidR="00BC68CE" w:rsidRPr="00BC68CE" w:rsidRDefault="00BC68CE" w:rsidP="00133E2C">
      <w:pPr>
        <w:numPr>
          <w:ilvl w:val="0"/>
          <w:numId w:val="8"/>
        </w:numPr>
        <w:rPr>
          <w:color w:val="EE0000"/>
        </w:rPr>
      </w:pPr>
      <w:r w:rsidRPr="00BC68CE">
        <w:rPr>
          <w:color w:val="EE0000"/>
        </w:rPr>
        <w:t>Hva var de viktigste fasene i prosjektet?</w:t>
      </w:r>
    </w:p>
    <w:p w14:paraId="78DF8E5F" w14:textId="77777777" w:rsidR="00BC68CE" w:rsidRPr="00BC68CE" w:rsidRDefault="00BC68CE" w:rsidP="00133E2C">
      <w:pPr>
        <w:numPr>
          <w:ilvl w:val="0"/>
          <w:numId w:val="8"/>
        </w:numPr>
        <w:rPr>
          <w:color w:val="EE0000"/>
        </w:rPr>
      </w:pPr>
      <w:r w:rsidRPr="00BC68CE">
        <w:rPr>
          <w:color w:val="EE0000"/>
        </w:rPr>
        <w:t>Ble det laget en prototype eller programvare?</w:t>
      </w:r>
    </w:p>
    <w:p w14:paraId="3365D1AB" w14:textId="23486AAA" w:rsidR="00BC68CE" w:rsidRPr="00BC68CE" w:rsidRDefault="00BC68CE" w:rsidP="00BC68CE">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 xml:space="preserve">"Prosjektgruppen utviklet og testet en sensorprototyp koblet til </w:t>
      </w:r>
      <w:proofErr w:type="gramStart"/>
      <w:r w:rsidRPr="00BC68CE">
        <w:rPr>
          <w:i/>
          <w:iCs/>
          <w:color w:val="EE0000"/>
        </w:rPr>
        <w:t>et trådløst kommunikasjonsmodul</w:t>
      </w:r>
      <w:proofErr w:type="gramEnd"/>
      <w:r w:rsidRPr="00BC68CE">
        <w:rPr>
          <w:i/>
          <w:iCs/>
          <w:color w:val="EE0000"/>
        </w:rPr>
        <w:t>. Løsningen ble simulert og testet i kontrollerte omgivelser."</w:t>
      </w:r>
    </w:p>
    <w:p w14:paraId="1F0A2EF6" w14:textId="113B47DE" w:rsidR="00BC68CE" w:rsidRPr="00BC68CE" w:rsidRDefault="00BC68CE" w:rsidP="00BC68CE">
      <w:pPr>
        <w:rPr>
          <w:b/>
          <w:bCs/>
          <w:color w:val="EE0000"/>
        </w:rPr>
      </w:pPr>
      <w:r w:rsidRPr="00BC68CE">
        <w:rPr>
          <w:b/>
          <w:bCs/>
          <w:color w:val="EE0000"/>
        </w:rPr>
        <w:t xml:space="preserve"> 4. Nøkkelfunn og anbefalinger </w:t>
      </w:r>
    </w:p>
    <w:p w14:paraId="64B85839" w14:textId="77777777" w:rsidR="00BC68CE" w:rsidRPr="00BC68CE" w:rsidRDefault="00BC68CE" w:rsidP="00BC68CE">
      <w:pPr>
        <w:rPr>
          <w:color w:val="EE0000"/>
        </w:rPr>
      </w:pPr>
      <w:r w:rsidRPr="00BC68CE">
        <w:rPr>
          <w:b/>
          <w:bCs/>
          <w:color w:val="EE0000"/>
        </w:rPr>
        <w:t>Formål:</w:t>
      </w:r>
      <w:r w:rsidRPr="00BC68CE">
        <w:rPr>
          <w:color w:val="EE0000"/>
        </w:rPr>
        <w:t xml:space="preserve"> Presentere de viktigste resultatene og hva gruppen anbefaler basert på arbeidet.</w:t>
      </w:r>
    </w:p>
    <w:p w14:paraId="0F1D8024" w14:textId="77777777" w:rsidR="00BC68CE" w:rsidRPr="00BC68CE" w:rsidRDefault="00BC68CE" w:rsidP="00BC68CE">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14:paraId="79C99B19" w14:textId="77777777" w:rsidR="00BC68CE" w:rsidRPr="00BC68CE" w:rsidRDefault="00BC68CE" w:rsidP="00133E2C">
      <w:pPr>
        <w:numPr>
          <w:ilvl w:val="0"/>
          <w:numId w:val="9"/>
        </w:numPr>
        <w:rPr>
          <w:color w:val="EE0000"/>
        </w:rPr>
      </w:pPr>
      <w:r w:rsidRPr="00BC68CE">
        <w:rPr>
          <w:color w:val="EE0000"/>
        </w:rPr>
        <w:t>Hvilke resultater fikk dere? (Bruk gjerne tall eller målinger)</w:t>
      </w:r>
    </w:p>
    <w:p w14:paraId="46500CDC" w14:textId="77777777" w:rsidR="00BC68CE" w:rsidRPr="00BC68CE" w:rsidRDefault="00BC68CE" w:rsidP="00133E2C">
      <w:pPr>
        <w:numPr>
          <w:ilvl w:val="0"/>
          <w:numId w:val="9"/>
        </w:numPr>
        <w:rPr>
          <w:color w:val="EE0000"/>
          <w:lang w:val="en-US"/>
        </w:rPr>
      </w:pPr>
      <w:proofErr w:type="spellStart"/>
      <w:r w:rsidRPr="00BC68CE">
        <w:rPr>
          <w:color w:val="EE0000"/>
          <w:lang w:val="en-US"/>
        </w:rPr>
        <w:t>Hvordan</w:t>
      </w:r>
      <w:proofErr w:type="spellEnd"/>
      <w:r w:rsidRPr="00BC68CE">
        <w:rPr>
          <w:color w:val="EE0000"/>
          <w:lang w:val="en-US"/>
        </w:rPr>
        <w:t xml:space="preserve"> </w:t>
      </w:r>
      <w:proofErr w:type="spellStart"/>
      <w:r w:rsidRPr="00BC68CE">
        <w:rPr>
          <w:color w:val="EE0000"/>
          <w:lang w:val="en-US"/>
        </w:rPr>
        <w:t>vurderes</w:t>
      </w:r>
      <w:proofErr w:type="spellEnd"/>
      <w:r w:rsidRPr="00BC68CE">
        <w:rPr>
          <w:color w:val="EE0000"/>
          <w:lang w:val="en-US"/>
        </w:rPr>
        <w:t xml:space="preserve"> </w:t>
      </w:r>
      <w:proofErr w:type="spellStart"/>
      <w:r w:rsidRPr="00BC68CE">
        <w:rPr>
          <w:color w:val="EE0000"/>
          <w:lang w:val="en-US"/>
        </w:rPr>
        <w:t>systemets</w:t>
      </w:r>
      <w:proofErr w:type="spellEnd"/>
      <w:r w:rsidRPr="00BC68CE">
        <w:rPr>
          <w:color w:val="EE0000"/>
          <w:lang w:val="en-US"/>
        </w:rPr>
        <w:t xml:space="preserve"> </w:t>
      </w:r>
      <w:proofErr w:type="spellStart"/>
      <w:r w:rsidRPr="00BC68CE">
        <w:rPr>
          <w:color w:val="EE0000"/>
          <w:lang w:val="en-US"/>
        </w:rPr>
        <w:t>funksjon</w:t>
      </w:r>
      <w:proofErr w:type="spellEnd"/>
      <w:r w:rsidRPr="00BC68CE">
        <w:rPr>
          <w:color w:val="EE0000"/>
          <w:lang w:val="en-US"/>
        </w:rPr>
        <w:t>?</w:t>
      </w:r>
    </w:p>
    <w:p w14:paraId="080A3AA7" w14:textId="77777777" w:rsidR="00BC68CE" w:rsidRPr="00BC68CE" w:rsidRDefault="00BC68CE" w:rsidP="00133E2C">
      <w:pPr>
        <w:numPr>
          <w:ilvl w:val="0"/>
          <w:numId w:val="9"/>
        </w:numPr>
        <w:rPr>
          <w:color w:val="EE0000"/>
        </w:rPr>
      </w:pPr>
      <w:r w:rsidRPr="00BC68CE">
        <w:rPr>
          <w:color w:val="EE0000"/>
        </w:rPr>
        <w:t>Hva er deres anbefalinger til videre arbeid?</w:t>
      </w:r>
    </w:p>
    <w:p w14:paraId="0B78CD45" w14:textId="77777777" w:rsidR="00BC68CE" w:rsidRPr="00BC68CE" w:rsidRDefault="00BC68CE" w:rsidP="00133E2C">
      <w:pPr>
        <w:numPr>
          <w:ilvl w:val="0"/>
          <w:numId w:val="9"/>
        </w:numPr>
        <w:rPr>
          <w:color w:val="EE0000"/>
        </w:rPr>
      </w:pPr>
      <w:r w:rsidRPr="00BC68CE">
        <w:rPr>
          <w:color w:val="EE0000"/>
        </w:rPr>
        <w:t>Hva er konklusjonen – løste dere problemet?</w:t>
      </w:r>
    </w:p>
    <w:p w14:paraId="3467972D" w14:textId="672ECF62" w:rsidR="00BC68CE" w:rsidRPr="00BC68CE" w:rsidRDefault="00BC68CE" w:rsidP="00BC68CE">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"Systemet fungerte tilfredsstillende med en målenøyaktighet på ±5 % i testsituasjoner. Gruppen anbefaler å videreutvikle strømforbruk og grensesnitt for storskala bruk."</w:t>
      </w:r>
    </w:p>
    <w:p w14:paraId="61098D3D" w14:textId="576B6CD0" w:rsidR="005C62E3" w:rsidRPr="00C41572" w:rsidRDefault="00777D51" w:rsidP="00C41572">
      <w:pPr>
        <w:rPr>
          <w:i/>
          <w:iCs/>
          <w:color w:val="C00000"/>
          <w:lang w:val="en-GB"/>
        </w:rPr>
      </w:pPr>
      <w:r w:rsidRPr="00BC68CE">
        <w:br w:type="page"/>
      </w:r>
      <w:proofErr w:type="spellStart"/>
      <w:r w:rsidR="001F3704">
        <w:rPr>
          <w:sz w:val="40"/>
          <w:szCs w:val="40"/>
          <w:lang w:val="en-GB"/>
        </w:rPr>
        <w:lastRenderedPageBreak/>
        <w:t>Ordliste</w:t>
      </w:r>
      <w:proofErr w:type="spellEnd"/>
      <w:r w:rsidR="001F3704">
        <w:rPr>
          <w:sz w:val="40"/>
          <w:szCs w:val="40"/>
          <w:lang w:val="en-GB"/>
        </w:rPr>
        <w:t xml:space="preserve"> </w:t>
      </w:r>
    </w:p>
    <w:p w14:paraId="4DC5EBE5" w14:textId="77777777" w:rsidR="003146BB" w:rsidRDefault="003146BB">
      <w:pPr>
        <w:rPr>
          <w:sz w:val="40"/>
          <w:szCs w:val="40"/>
          <w:lang w:val="en-GB"/>
        </w:rPr>
      </w:pPr>
      <w:proofErr w:type="spellStart"/>
      <w:r>
        <w:rPr>
          <w:sz w:val="40"/>
          <w:szCs w:val="40"/>
          <w:lang w:val="en-GB"/>
        </w:rPr>
        <w:t>Eg.</w:t>
      </w:r>
      <w:proofErr w:type="spellEnd"/>
      <w:r>
        <w:rPr>
          <w:sz w:val="40"/>
          <w:szCs w:val="40"/>
          <w:lang w:val="en-GB"/>
        </w:rPr>
        <w:t xml:space="preserve"> </w:t>
      </w:r>
    </w:p>
    <w:p w14:paraId="48E9D5E5" w14:textId="77777777" w:rsidR="003146BB" w:rsidRDefault="003146BB">
      <w:pPr>
        <w:rPr>
          <w:sz w:val="40"/>
          <w:szCs w:val="40"/>
          <w:lang w:val="en-GB"/>
        </w:rPr>
      </w:pPr>
      <w:r>
        <w:rPr>
          <w:sz w:val="40"/>
          <w:szCs w:val="40"/>
          <w:lang w:val="en-GB"/>
        </w:rPr>
        <w:t xml:space="preserve">ML – Machine Learning </w:t>
      </w:r>
    </w:p>
    <w:p w14:paraId="1B7A5481" w14:textId="518A7CFD" w:rsidR="005C62E3" w:rsidRDefault="005C62E3">
      <w:pPr>
        <w:rPr>
          <w:rFonts w:asciiTheme="majorHAnsi" w:eastAsiaTheme="majorEastAsia" w:hAnsiTheme="majorHAnsi" w:cstheme="majorBidi"/>
          <w:caps/>
          <w:color w:val="26BCD2" w:themeColor="accent1"/>
          <w:spacing w:val="10"/>
          <w:sz w:val="40"/>
          <w:szCs w:val="40"/>
          <w:lang w:val="en-GB"/>
        </w:rPr>
      </w:pPr>
      <w:r>
        <w:rPr>
          <w:sz w:val="40"/>
          <w:szCs w:val="40"/>
          <w:lang w:val="en-GB"/>
        </w:rPr>
        <w:br w:type="page"/>
      </w:r>
    </w:p>
    <w:p w14:paraId="6CE65DD8" w14:textId="60BC87ED" w:rsidR="005C62E3" w:rsidRDefault="001F3704" w:rsidP="005C62E3">
      <w:pPr>
        <w:pStyle w:val="Tittel"/>
        <w:jc w:val="center"/>
        <w:rPr>
          <w:sz w:val="40"/>
          <w:szCs w:val="40"/>
          <w:lang w:val="en-GB"/>
        </w:rPr>
      </w:pPr>
      <w:r>
        <w:rPr>
          <w:sz w:val="40"/>
          <w:szCs w:val="40"/>
          <w:lang w:val="en-GB"/>
        </w:rPr>
        <w:lastRenderedPageBreak/>
        <w:t>Figurliste</w:t>
      </w:r>
    </w:p>
    <w:p w14:paraId="4CFE4B25" w14:textId="5704B3E7" w:rsidR="00C71647" w:rsidRDefault="00C71647">
      <w:pPr>
        <w:pStyle w:val="Figurliste"/>
        <w:tabs>
          <w:tab w:val="right" w:leader="dot" w:pos="9344"/>
        </w:tabs>
        <w:rPr>
          <w:noProof/>
          <w:kern w:val="2"/>
          <w:sz w:val="24"/>
          <w:szCs w:val="24"/>
          <w14:ligatures w14:val="standardContextual"/>
        </w:rPr>
      </w:pPr>
      <w:r>
        <w:rPr>
          <w:lang w:val="en-GB"/>
        </w:rPr>
        <w:fldChar w:fldCharType="begin"/>
      </w:r>
      <w:r>
        <w:rPr>
          <w:lang w:val="en-GB"/>
        </w:rPr>
        <w:instrText xml:space="preserve"> TOC \h \z \c "Figur" </w:instrText>
      </w:r>
      <w:r>
        <w:rPr>
          <w:lang w:val="en-GB"/>
        </w:rPr>
        <w:fldChar w:fldCharType="separate"/>
      </w:r>
      <w:hyperlink w:anchor="_Toc174620252" w:history="1">
        <w:r w:rsidRPr="00D8127A">
          <w:rPr>
            <w:rStyle w:val="Hyperkobling"/>
            <w:noProof/>
            <w:lang w:val="en-US"/>
          </w:rPr>
          <w:t>Figur 1 (https://forum.allaboutcircuits.com/threads/convert-9v-to-5v.25761/, u.d.)</w:t>
        </w:r>
        <w:r>
          <w:rPr>
            <w:noProof/>
            <w:webHidden/>
          </w:rPr>
          <w:tab/>
        </w:r>
        <w:r>
          <w:rPr>
            <w:noProof/>
            <w:webHidden/>
          </w:rPr>
          <w:fldChar w:fldCharType="begin"/>
        </w:r>
        <w:r>
          <w:rPr>
            <w:noProof/>
            <w:webHidden/>
          </w:rPr>
          <w:instrText xml:space="preserve"> PAGEREF _Toc174620252 \h </w:instrText>
        </w:r>
        <w:r>
          <w:rPr>
            <w:noProof/>
            <w:webHidden/>
          </w:rPr>
        </w:r>
        <w:r>
          <w:rPr>
            <w:noProof/>
            <w:webHidden/>
          </w:rPr>
          <w:fldChar w:fldCharType="separate"/>
        </w:r>
        <w:r>
          <w:rPr>
            <w:noProof/>
            <w:webHidden/>
          </w:rPr>
          <w:t>14</w:t>
        </w:r>
        <w:r>
          <w:rPr>
            <w:noProof/>
            <w:webHidden/>
          </w:rPr>
          <w:fldChar w:fldCharType="end"/>
        </w:r>
      </w:hyperlink>
    </w:p>
    <w:p w14:paraId="5295A03C" w14:textId="1B50CDA3" w:rsidR="00C71647" w:rsidRDefault="00C71647">
      <w:pPr>
        <w:pStyle w:val="Figurliste"/>
        <w:tabs>
          <w:tab w:val="right" w:leader="dot" w:pos="9344"/>
        </w:tabs>
        <w:rPr>
          <w:noProof/>
          <w:kern w:val="2"/>
          <w:sz w:val="24"/>
          <w:szCs w:val="24"/>
          <w14:ligatures w14:val="standardContextual"/>
        </w:rPr>
      </w:pPr>
      <w:hyperlink w:anchor="_Toc174620253" w:history="1">
        <w:r w:rsidRPr="00D8127A">
          <w:rPr>
            <w:rStyle w:val="Hyperkobling"/>
            <w:noProof/>
          </w:rPr>
          <w:t>Figur 2 System Architecture</w:t>
        </w:r>
        <w:r>
          <w:rPr>
            <w:noProof/>
            <w:webHidden/>
          </w:rPr>
          <w:tab/>
        </w:r>
        <w:r>
          <w:rPr>
            <w:noProof/>
            <w:webHidden/>
          </w:rPr>
          <w:fldChar w:fldCharType="begin"/>
        </w:r>
        <w:r>
          <w:rPr>
            <w:noProof/>
            <w:webHidden/>
          </w:rPr>
          <w:instrText xml:space="preserve"> PAGEREF _Toc174620253 \h </w:instrText>
        </w:r>
        <w:r>
          <w:rPr>
            <w:noProof/>
            <w:webHidden/>
          </w:rPr>
        </w:r>
        <w:r>
          <w:rPr>
            <w:noProof/>
            <w:webHidden/>
          </w:rPr>
          <w:fldChar w:fldCharType="separate"/>
        </w:r>
        <w:r>
          <w:rPr>
            <w:noProof/>
            <w:webHidden/>
          </w:rPr>
          <w:t>16</w:t>
        </w:r>
        <w:r>
          <w:rPr>
            <w:noProof/>
            <w:webHidden/>
          </w:rPr>
          <w:fldChar w:fldCharType="end"/>
        </w:r>
      </w:hyperlink>
    </w:p>
    <w:p w14:paraId="463ED44E" w14:textId="05501B31" w:rsidR="005C62E3" w:rsidRPr="00C71647" w:rsidRDefault="00C71647" w:rsidP="00C71647">
      <w:pPr>
        <w:pStyle w:val="Figurliste"/>
        <w:tabs>
          <w:tab w:val="right" w:leader="dot" w:pos="9344"/>
        </w:tabs>
        <w:rPr>
          <w:lang w:val="en-GB"/>
        </w:rPr>
      </w:pPr>
      <w:r>
        <w:rPr>
          <w:lang w:val="en-GB"/>
        </w:rPr>
        <w:fldChar w:fldCharType="end"/>
      </w:r>
      <w:r w:rsidR="005C62E3">
        <w:rPr>
          <w:sz w:val="40"/>
          <w:szCs w:val="40"/>
          <w:lang w:val="en-GB"/>
        </w:rPr>
        <w:br w:type="page"/>
      </w:r>
    </w:p>
    <w:p w14:paraId="074E6758" w14:textId="49234787" w:rsidR="005C62E3" w:rsidRPr="005C62E3" w:rsidRDefault="001F3704" w:rsidP="007262CA">
      <w:pPr>
        <w:pStyle w:val="Tittel"/>
        <w:jc w:val="center"/>
        <w:rPr>
          <w:sz w:val="40"/>
          <w:szCs w:val="40"/>
          <w:lang w:val="en-GB"/>
        </w:rPr>
      </w:pPr>
      <w:r>
        <w:rPr>
          <w:sz w:val="40"/>
          <w:szCs w:val="40"/>
          <w:lang w:val="en-GB"/>
        </w:rPr>
        <w:lastRenderedPageBreak/>
        <w:t xml:space="preserve">Tabelliste </w:t>
      </w:r>
    </w:p>
    <w:p w14:paraId="23417450" w14:textId="22C0C287" w:rsidR="00EB535C" w:rsidRDefault="00EB535C">
      <w:pPr>
        <w:pStyle w:val="Figurliste"/>
        <w:tabs>
          <w:tab w:val="right" w:leader="dot" w:pos="9344"/>
        </w:tabs>
        <w:rPr>
          <w:noProof/>
          <w:sz w:val="22"/>
          <w:szCs w:val="22"/>
        </w:rPr>
      </w:pPr>
      <w:r>
        <w:rPr>
          <w:lang w:val="en-GB"/>
        </w:rPr>
        <w:fldChar w:fldCharType="begin"/>
      </w:r>
      <w:r>
        <w:rPr>
          <w:lang w:val="en-GB"/>
        </w:rPr>
        <w:instrText xml:space="preserve"> TOC \h \z \c "Table" </w:instrText>
      </w:r>
      <w:r>
        <w:rPr>
          <w:lang w:val="en-GB"/>
        </w:rPr>
        <w:fldChar w:fldCharType="separate"/>
      </w:r>
      <w:hyperlink w:anchor="_Toc73266480" w:history="1">
        <w:r w:rsidRPr="00EE7E09">
          <w:rPr>
            <w:rStyle w:val="Hyperkobling"/>
            <w:noProof/>
          </w:rPr>
          <w:t>Table 1 eksempel på tabell</w:t>
        </w:r>
        <w:r>
          <w:rPr>
            <w:noProof/>
            <w:webHidden/>
          </w:rPr>
          <w:tab/>
        </w:r>
        <w:r>
          <w:rPr>
            <w:noProof/>
            <w:webHidden/>
          </w:rPr>
          <w:fldChar w:fldCharType="begin"/>
        </w:r>
        <w:r>
          <w:rPr>
            <w:noProof/>
            <w:webHidden/>
          </w:rPr>
          <w:instrText xml:space="preserve"> PAGEREF _Toc73266480 \h </w:instrText>
        </w:r>
        <w:r>
          <w:rPr>
            <w:noProof/>
            <w:webHidden/>
          </w:rPr>
        </w:r>
        <w:r>
          <w:rPr>
            <w:noProof/>
            <w:webHidden/>
          </w:rPr>
          <w:fldChar w:fldCharType="separate"/>
        </w:r>
        <w:r>
          <w:rPr>
            <w:noProof/>
            <w:webHidden/>
          </w:rPr>
          <w:t>14</w:t>
        </w:r>
        <w:r>
          <w:rPr>
            <w:noProof/>
            <w:webHidden/>
          </w:rPr>
          <w:fldChar w:fldCharType="end"/>
        </w:r>
      </w:hyperlink>
    </w:p>
    <w:p w14:paraId="64EC6327" w14:textId="77777777" w:rsidR="00EB535C" w:rsidRDefault="00EB535C" w:rsidP="005C62E3">
      <w:pPr>
        <w:rPr>
          <w:lang w:val="en-GB"/>
        </w:rPr>
      </w:pPr>
      <w:r>
        <w:rPr>
          <w:lang w:val="en-GB"/>
        </w:rPr>
        <w:fldChar w:fldCharType="end"/>
      </w:r>
      <w:r>
        <w:rPr>
          <w:noProof/>
        </w:rPr>
        <w:drawing>
          <wp:inline distT="0" distB="0" distL="0" distR="0" wp14:anchorId="6F842EC0" wp14:editId="3D0263E7">
            <wp:extent cx="5124450" cy="1333500"/>
            <wp:effectExtent l="0" t="0" r="0" b="0"/>
            <wp:docPr id="15"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450" cy="1333500"/>
                    </a:xfrm>
                    <a:prstGeom prst="rect">
                      <a:avLst/>
                    </a:prstGeom>
                  </pic:spPr>
                </pic:pic>
              </a:graphicData>
            </a:graphic>
          </wp:inline>
        </w:drawing>
      </w:r>
    </w:p>
    <w:p w14:paraId="00061A57" w14:textId="551DB192" w:rsidR="00777D51" w:rsidRDefault="00EB535C" w:rsidP="005C62E3">
      <w:pPr>
        <w:rPr>
          <w:lang w:val="en-GB"/>
        </w:rPr>
      </w:pPr>
      <w:r>
        <w:rPr>
          <w:noProof/>
        </w:rPr>
        <w:drawing>
          <wp:inline distT="0" distB="0" distL="0" distR="0" wp14:anchorId="6F321BA8" wp14:editId="705BF244">
            <wp:extent cx="4876800" cy="4371975"/>
            <wp:effectExtent l="0" t="0" r="0" b="9525"/>
            <wp:docPr id="16"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6800" cy="4371975"/>
                    </a:xfrm>
                    <a:prstGeom prst="rect">
                      <a:avLst/>
                    </a:prstGeom>
                  </pic:spPr>
                </pic:pic>
              </a:graphicData>
            </a:graphic>
          </wp:inline>
        </w:drawing>
      </w:r>
      <w:r w:rsidR="005C62E3">
        <w:rPr>
          <w:lang w:val="en-GB"/>
        </w:rPr>
        <w:br w:type="page"/>
      </w:r>
    </w:p>
    <w:sdt>
      <w:sdtPr>
        <w:rPr>
          <w:caps w:val="0"/>
          <w:color w:val="auto"/>
          <w:spacing w:val="0"/>
          <w:sz w:val="20"/>
          <w:szCs w:val="20"/>
        </w:rPr>
        <w:id w:val="1879665066"/>
        <w:docPartObj>
          <w:docPartGallery w:val="Table of Contents"/>
          <w:docPartUnique/>
        </w:docPartObj>
      </w:sdtPr>
      <w:sdtEndPr/>
      <w:sdtContent>
        <w:p w14:paraId="36B0C362" w14:textId="02188A03" w:rsidR="00777D51" w:rsidRDefault="00757922">
          <w:pPr>
            <w:pStyle w:val="Overskriftforinnholdsfortegnelse"/>
          </w:pPr>
          <w:r>
            <w:t>Innhold</w:t>
          </w:r>
        </w:p>
        <w:p w14:paraId="6B800FE4" w14:textId="071E44B1" w:rsidR="0021498F" w:rsidRDefault="238C788C" w:rsidP="3D71A534">
          <w:pPr>
            <w:pStyle w:val="INNH1"/>
            <w:tabs>
              <w:tab w:val="right" w:leader="dot" w:pos="9330"/>
            </w:tabs>
            <w:rPr>
              <w:rStyle w:val="Hyperkobling"/>
              <w:noProof/>
              <w:kern w:val="2"/>
              <w:lang w:val="en-US" w:eastAsia="en-US"/>
              <w14:ligatures w14:val="standardContextual"/>
            </w:rPr>
          </w:pPr>
          <w:r>
            <w:fldChar w:fldCharType="begin"/>
          </w:r>
          <w:r w:rsidR="0021498F">
            <w:instrText>TOC \o "1-3" \z \u \h</w:instrText>
          </w:r>
          <w:r>
            <w:fldChar w:fldCharType="separate"/>
          </w:r>
          <w:hyperlink w:anchor="_Toc103305260">
            <w:r w:rsidR="3D71A534" w:rsidRPr="3D71A534">
              <w:rPr>
                <w:rStyle w:val="Hyperkobling"/>
              </w:rPr>
              <w:t>Introduksjon</w:t>
            </w:r>
            <w:r w:rsidR="0021498F">
              <w:tab/>
            </w:r>
            <w:r w:rsidR="0021498F">
              <w:fldChar w:fldCharType="begin"/>
            </w:r>
            <w:r w:rsidR="0021498F">
              <w:instrText>PAGEREF _Toc103305260 \h</w:instrText>
            </w:r>
            <w:r w:rsidR="0021498F">
              <w:fldChar w:fldCharType="separate"/>
            </w:r>
            <w:r w:rsidR="3D71A534" w:rsidRPr="3D71A534">
              <w:rPr>
                <w:rStyle w:val="Hyperkobling"/>
              </w:rPr>
              <w:t>9</w:t>
            </w:r>
            <w:r w:rsidR="0021498F">
              <w:fldChar w:fldCharType="end"/>
            </w:r>
          </w:hyperlink>
        </w:p>
        <w:p w14:paraId="2AEE9DE2" w14:textId="507FB6C4" w:rsidR="0021498F" w:rsidRDefault="3D71A534" w:rsidP="3D71A534">
          <w:pPr>
            <w:pStyle w:val="INNH2"/>
            <w:tabs>
              <w:tab w:val="right" w:leader="dot" w:pos="9330"/>
            </w:tabs>
            <w:rPr>
              <w:rStyle w:val="Hyperkobling"/>
              <w:noProof/>
              <w:kern w:val="2"/>
              <w:lang w:val="en-US" w:eastAsia="en-US"/>
              <w14:ligatures w14:val="standardContextual"/>
            </w:rPr>
          </w:pPr>
          <w:hyperlink w:anchor="_Toc805299668">
            <w:r w:rsidRPr="3D71A534">
              <w:rPr>
                <w:rStyle w:val="Hyperkobling"/>
              </w:rPr>
              <w:t>Bakgrunn</w:t>
            </w:r>
            <w:r w:rsidR="238C788C">
              <w:tab/>
            </w:r>
            <w:r w:rsidR="238C788C">
              <w:fldChar w:fldCharType="begin"/>
            </w:r>
            <w:r w:rsidR="238C788C">
              <w:instrText>PAGEREF _Toc805299668 \h</w:instrText>
            </w:r>
            <w:r w:rsidR="238C788C">
              <w:fldChar w:fldCharType="separate"/>
            </w:r>
            <w:r w:rsidRPr="3D71A534">
              <w:rPr>
                <w:rStyle w:val="Hyperkobling"/>
              </w:rPr>
              <w:t>10</w:t>
            </w:r>
            <w:r w:rsidR="238C788C">
              <w:fldChar w:fldCharType="end"/>
            </w:r>
          </w:hyperlink>
        </w:p>
        <w:p w14:paraId="1F2BAAEA" w14:textId="1DB3E99F" w:rsidR="0021498F" w:rsidRDefault="3D71A534" w:rsidP="3D71A534">
          <w:pPr>
            <w:pStyle w:val="INNH2"/>
            <w:tabs>
              <w:tab w:val="right" w:leader="dot" w:pos="9330"/>
            </w:tabs>
            <w:rPr>
              <w:rStyle w:val="Hyperkobling"/>
              <w:noProof/>
              <w:kern w:val="2"/>
              <w:lang w:val="en-US" w:eastAsia="en-US"/>
              <w14:ligatures w14:val="standardContextual"/>
            </w:rPr>
          </w:pPr>
          <w:hyperlink w:anchor="_Toc177438460">
            <w:r w:rsidRPr="3D71A534">
              <w:rPr>
                <w:rStyle w:val="Hyperkobling"/>
              </w:rPr>
              <w:t>Problemstilling</w:t>
            </w:r>
            <w:r w:rsidR="238C788C">
              <w:tab/>
            </w:r>
            <w:r w:rsidR="238C788C">
              <w:fldChar w:fldCharType="begin"/>
            </w:r>
            <w:r w:rsidR="238C788C">
              <w:instrText>PAGEREF _Toc177438460 \h</w:instrText>
            </w:r>
            <w:r w:rsidR="238C788C">
              <w:fldChar w:fldCharType="separate"/>
            </w:r>
            <w:r w:rsidRPr="3D71A534">
              <w:rPr>
                <w:rStyle w:val="Hyperkobling"/>
              </w:rPr>
              <w:t>12</w:t>
            </w:r>
            <w:r w:rsidR="238C788C">
              <w:fldChar w:fldCharType="end"/>
            </w:r>
          </w:hyperlink>
        </w:p>
        <w:p w14:paraId="6948953E" w14:textId="6988824A" w:rsidR="0021498F" w:rsidRDefault="3D71A534" w:rsidP="3D71A534">
          <w:pPr>
            <w:pStyle w:val="INNH3"/>
            <w:tabs>
              <w:tab w:val="right" w:leader="dot" w:pos="9330"/>
            </w:tabs>
            <w:rPr>
              <w:rStyle w:val="Hyperkobling"/>
              <w:noProof/>
              <w:kern w:val="2"/>
              <w:lang w:val="en-US" w:eastAsia="en-US"/>
              <w14:ligatures w14:val="standardContextual"/>
            </w:rPr>
          </w:pPr>
          <w:hyperlink w:anchor="_Toc2047252259">
            <w:r w:rsidRPr="3D71A534">
              <w:rPr>
                <w:rStyle w:val="Hyperkobling"/>
              </w:rPr>
              <w:t>Mål og delmål</w:t>
            </w:r>
            <w:r w:rsidR="238C788C">
              <w:tab/>
            </w:r>
            <w:r w:rsidR="238C788C">
              <w:fldChar w:fldCharType="begin"/>
            </w:r>
            <w:r w:rsidR="238C788C">
              <w:instrText>PAGEREF _Toc2047252259 \h</w:instrText>
            </w:r>
            <w:r w:rsidR="238C788C">
              <w:fldChar w:fldCharType="separate"/>
            </w:r>
            <w:r w:rsidRPr="3D71A534">
              <w:rPr>
                <w:rStyle w:val="Hyperkobling"/>
              </w:rPr>
              <w:t>12</w:t>
            </w:r>
            <w:r w:rsidR="238C788C">
              <w:fldChar w:fldCharType="end"/>
            </w:r>
          </w:hyperlink>
        </w:p>
        <w:p w14:paraId="20925B3E" w14:textId="751DDB2F" w:rsidR="0021498F" w:rsidRDefault="3D71A534" w:rsidP="3D71A534">
          <w:pPr>
            <w:pStyle w:val="INNH3"/>
            <w:tabs>
              <w:tab w:val="right" w:leader="dot" w:pos="9330"/>
            </w:tabs>
            <w:rPr>
              <w:rStyle w:val="Hyperkobling"/>
              <w:noProof/>
              <w:kern w:val="2"/>
              <w:lang w:val="en-US" w:eastAsia="en-US"/>
              <w14:ligatures w14:val="standardContextual"/>
            </w:rPr>
          </w:pPr>
          <w:hyperlink w:anchor="_Toc438840307">
            <w:r w:rsidRPr="3D71A534">
              <w:rPr>
                <w:rStyle w:val="Hyperkobling"/>
              </w:rPr>
              <w:t>Begrensninger</w:t>
            </w:r>
            <w:r w:rsidR="238C788C">
              <w:tab/>
            </w:r>
            <w:r w:rsidR="238C788C">
              <w:fldChar w:fldCharType="begin"/>
            </w:r>
            <w:r w:rsidR="238C788C">
              <w:instrText>PAGEREF _Toc438840307 \h</w:instrText>
            </w:r>
            <w:r w:rsidR="238C788C">
              <w:fldChar w:fldCharType="separate"/>
            </w:r>
            <w:r w:rsidRPr="3D71A534">
              <w:rPr>
                <w:rStyle w:val="Hyperkobling"/>
              </w:rPr>
              <w:t>13</w:t>
            </w:r>
            <w:r w:rsidR="238C788C">
              <w:fldChar w:fldCharType="end"/>
            </w:r>
          </w:hyperlink>
        </w:p>
        <w:p w14:paraId="29C32CB2" w14:textId="2433D5AA" w:rsidR="0021498F" w:rsidRDefault="3D71A534" w:rsidP="3D71A534">
          <w:pPr>
            <w:pStyle w:val="INNH1"/>
            <w:tabs>
              <w:tab w:val="right" w:leader="dot" w:pos="9330"/>
            </w:tabs>
            <w:rPr>
              <w:rStyle w:val="Hyperkobling"/>
              <w:noProof/>
              <w:kern w:val="2"/>
              <w:lang w:val="en-US" w:eastAsia="en-US"/>
              <w14:ligatures w14:val="standardContextual"/>
            </w:rPr>
          </w:pPr>
          <w:hyperlink w:anchor="_Toc450761513">
            <w:r w:rsidRPr="3D71A534">
              <w:rPr>
                <w:rStyle w:val="Hyperkobling"/>
              </w:rPr>
              <w:t>Teori og nøkkelkonsepter</w:t>
            </w:r>
            <w:r w:rsidR="238C788C">
              <w:tab/>
            </w:r>
            <w:r w:rsidR="238C788C">
              <w:fldChar w:fldCharType="begin"/>
            </w:r>
            <w:r w:rsidR="238C788C">
              <w:instrText>PAGEREF _Toc450761513 \h</w:instrText>
            </w:r>
            <w:r w:rsidR="238C788C">
              <w:fldChar w:fldCharType="separate"/>
            </w:r>
            <w:r w:rsidRPr="3D71A534">
              <w:rPr>
                <w:rStyle w:val="Hyperkobling"/>
              </w:rPr>
              <w:t>13</w:t>
            </w:r>
            <w:r w:rsidR="238C788C">
              <w:fldChar w:fldCharType="end"/>
            </w:r>
          </w:hyperlink>
        </w:p>
        <w:p w14:paraId="3F9673F8" w14:textId="74AFDCE7" w:rsidR="0021498F" w:rsidRDefault="3D71A534" w:rsidP="3D71A534">
          <w:pPr>
            <w:pStyle w:val="INNH2"/>
            <w:tabs>
              <w:tab w:val="right" w:leader="dot" w:pos="9330"/>
            </w:tabs>
            <w:rPr>
              <w:rStyle w:val="Hyperkobling"/>
              <w:noProof/>
              <w:kern w:val="2"/>
              <w:lang w:val="en-US" w:eastAsia="en-US"/>
              <w14:ligatures w14:val="standardContextual"/>
            </w:rPr>
          </w:pPr>
          <w:hyperlink w:anchor="_Toc146417326">
            <w:r w:rsidRPr="3D71A534">
              <w:rPr>
                <w:rStyle w:val="Hyperkobling"/>
              </w:rPr>
              <w:t>sentral fagteori</w:t>
            </w:r>
            <w:r w:rsidR="238C788C">
              <w:tab/>
            </w:r>
            <w:r w:rsidR="238C788C">
              <w:fldChar w:fldCharType="begin"/>
            </w:r>
            <w:r w:rsidR="238C788C">
              <w:instrText>PAGEREF _Toc146417326 \h</w:instrText>
            </w:r>
            <w:r w:rsidR="238C788C">
              <w:fldChar w:fldCharType="separate"/>
            </w:r>
            <w:r w:rsidRPr="3D71A534">
              <w:rPr>
                <w:rStyle w:val="Hyperkobling"/>
              </w:rPr>
              <w:t>14</w:t>
            </w:r>
            <w:r w:rsidR="238C788C">
              <w:fldChar w:fldCharType="end"/>
            </w:r>
          </w:hyperlink>
        </w:p>
        <w:p w14:paraId="09EBB9A1" w14:textId="498CAE05" w:rsidR="0021498F" w:rsidRDefault="3D71A534" w:rsidP="3D71A534">
          <w:pPr>
            <w:pStyle w:val="INNH2"/>
            <w:tabs>
              <w:tab w:val="right" w:leader="dot" w:pos="9330"/>
            </w:tabs>
            <w:rPr>
              <w:rStyle w:val="Hyperkobling"/>
              <w:noProof/>
              <w:kern w:val="2"/>
              <w:lang w:val="en-US" w:eastAsia="en-US"/>
              <w14:ligatures w14:val="standardContextual"/>
            </w:rPr>
          </w:pPr>
          <w:hyperlink w:anchor="_Toc2063804753">
            <w:r w:rsidRPr="3D71A534">
              <w:rPr>
                <w:rStyle w:val="Hyperkobling"/>
              </w:rPr>
              <w:t>Fysiske måleprinspipper</w:t>
            </w:r>
            <w:r w:rsidR="238C788C">
              <w:tab/>
            </w:r>
            <w:r w:rsidR="238C788C">
              <w:fldChar w:fldCharType="begin"/>
            </w:r>
            <w:r w:rsidR="238C788C">
              <w:instrText>PAGEREF _Toc2063804753 \h</w:instrText>
            </w:r>
            <w:r w:rsidR="238C788C">
              <w:fldChar w:fldCharType="separate"/>
            </w:r>
            <w:r w:rsidRPr="3D71A534">
              <w:rPr>
                <w:rStyle w:val="Hyperkobling"/>
              </w:rPr>
              <w:t>14</w:t>
            </w:r>
            <w:r w:rsidR="238C788C">
              <w:fldChar w:fldCharType="end"/>
            </w:r>
          </w:hyperlink>
        </w:p>
        <w:p w14:paraId="333D025F" w14:textId="00A9D476" w:rsidR="0021498F" w:rsidRDefault="3D71A534" w:rsidP="3D71A534">
          <w:pPr>
            <w:pStyle w:val="INNH2"/>
            <w:tabs>
              <w:tab w:val="right" w:leader="dot" w:pos="9330"/>
            </w:tabs>
            <w:rPr>
              <w:rStyle w:val="Hyperkobling"/>
              <w:noProof/>
              <w:kern w:val="2"/>
              <w:lang w:val="en-US" w:eastAsia="en-US"/>
              <w14:ligatures w14:val="standardContextual"/>
            </w:rPr>
          </w:pPr>
          <w:hyperlink w:anchor="_Toc1980908277">
            <w:r w:rsidRPr="3D71A534">
              <w:rPr>
                <w:rStyle w:val="Hyperkobling"/>
              </w:rPr>
              <w:t>State-of-the-art analyse – Teknisk Gjennomgang</w:t>
            </w:r>
            <w:r w:rsidR="238C788C">
              <w:tab/>
            </w:r>
            <w:r w:rsidR="238C788C">
              <w:fldChar w:fldCharType="begin"/>
            </w:r>
            <w:r w:rsidR="238C788C">
              <w:instrText>PAGEREF _Toc1980908277 \h</w:instrText>
            </w:r>
            <w:r w:rsidR="238C788C">
              <w:fldChar w:fldCharType="separate"/>
            </w:r>
            <w:r w:rsidRPr="3D71A534">
              <w:rPr>
                <w:rStyle w:val="Hyperkobling"/>
              </w:rPr>
              <w:t>15</w:t>
            </w:r>
            <w:r w:rsidR="238C788C">
              <w:fldChar w:fldCharType="end"/>
            </w:r>
          </w:hyperlink>
        </w:p>
        <w:p w14:paraId="4690C8C8" w14:textId="158908A1" w:rsidR="0021498F" w:rsidRDefault="3D71A534" w:rsidP="3D71A534">
          <w:pPr>
            <w:pStyle w:val="INNH2"/>
            <w:tabs>
              <w:tab w:val="right" w:leader="dot" w:pos="9330"/>
            </w:tabs>
            <w:rPr>
              <w:rStyle w:val="Hyperkobling"/>
              <w:noProof/>
              <w:kern w:val="2"/>
              <w:lang w:val="en-US" w:eastAsia="en-US"/>
              <w14:ligatures w14:val="standardContextual"/>
            </w:rPr>
          </w:pPr>
          <w:hyperlink w:anchor="_Toc1848538251">
            <w:r w:rsidRPr="3D71A534">
              <w:rPr>
                <w:rStyle w:val="Hyperkobling"/>
              </w:rPr>
              <w:t>oppsummering</w:t>
            </w:r>
            <w:r w:rsidR="238C788C">
              <w:tab/>
            </w:r>
            <w:r w:rsidR="238C788C">
              <w:fldChar w:fldCharType="begin"/>
            </w:r>
            <w:r w:rsidR="238C788C">
              <w:instrText>PAGEREF _Toc1848538251 \h</w:instrText>
            </w:r>
            <w:r w:rsidR="238C788C">
              <w:fldChar w:fldCharType="separate"/>
            </w:r>
            <w:r w:rsidRPr="3D71A534">
              <w:rPr>
                <w:rStyle w:val="Hyperkobling"/>
              </w:rPr>
              <w:t>16</w:t>
            </w:r>
            <w:r w:rsidR="238C788C">
              <w:fldChar w:fldCharType="end"/>
            </w:r>
          </w:hyperlink>
        </w:p>
        <w:p w14:paraId="3B738B6E" w14:textId="5C8D9859" w:rsidR="0021498F" w:rsidRDefault="3D71A534" w:rsidP="3D71A534">
          <w:pPr>
            <w:pStyle w:val="INNH1"/>
            <w:tabs>
              <w:tab w:val="right" w:leader="dot" w:pos="9330"/>
            </w:tabs>
            <w:rPr>
              <w:rStyle w:val="Hyperkobling"/>
              <w:noProof/>
              <w:kern w:val="2"/>
              <w:lang w:val="en-US" w:eastAsia="en-US"/>
              <w14:ligatures w14:val="standardContextual"/>
            </w:rPr>
          </w:pPr>
          <w:hyperlink w:anchor="_Toc218015978">
            <w:r w:rsidRPr="3D71A534">
              <w:rPr>
                <w:rStyle w:val="Hyperkobling"/>
              </w:rPr>
              <w:t>Designbeskrivelsen – utvikling av system</w:t>
            </w:r>
            <w:r w:rsidR="238C788C">
              <w:tab/>
            </w:r>
            <w:r w:rsidR="238C788C">
              <w:fldChar w:fldCharType="begin"/>
            </w:r>
            <w:r w:rsidR="238C788C">
              <w:instrText>PAGEREF _Toc218015978 \h</w:instrText>
            </w:r>
            <w:r w:rsidR="238C788C">
              <w:fldChar w:fldCharType="separate"/>
            </w:r>
            <w:r w:rsidRPr="3D71A534">
              <w:rPr>
                <w:rStyle w:val="Hyperkobling"/>
              </w:rPr>
              <w:t>16</w:t>
            </w:r>
            <w:r w:rsidR="238C788C">
              <w:fldChar w:fldCharType="end"/>
            </w:r>
          </w:hyperlink>
        </w:p>
        <w:p w14:paraId="5AB8CE94" w14:textId="11C26120" w:rsidR="0021498F" w:rsidRDefault="3D71A534" w:rsidP="3D71A534">
          <w:pPr>
            <w:pStyle w:val="INNH2"/>
            <w:tabs>
              <w:tab w:val="right" w:leader="dot" w:pos="9330"/>
            </w:tabs>
            <w:rPr>
              <w:rStyle w:val="Hyperkobling"/>
              <w:noProof/>
              <w:kern w:val="2"/>
              <w:lang w:val="en-US" w:eastAsia="en-US"/>
              <w14:ligatures w14:val="standardContextual"/>
            </w:rPr>
          </w:pPr>
          <w:hyperlink w:anchor="_Toc972376887">
            <w:r w:rsidRPr="3D71A534">
              <w:rPr>
                <w:rStyle w:val="Hyperkobling"/>
              </w:rPr>
              <w:t>Designbeskrivelse</w:t>
            </w:r>
            <w:r w:rsidR="238C788C">
              <w:tab/>
            </w:r>
            <w:r w:rsidR="238C788C">
              <w:fldChar w:fldCharType="begin"/>
            </w:r>
            <w:r w:rsidR="238C788C">
              <w:instrText>PAGEREF _Toc972376887 \h</w:instrText>
            </w:r>
            <w:r w:rsidR="238C788C">
              <w:fldChar w:fldCharType="separate"/>
            </w:r>
            <w:r w:rsidRPr="3D71A534">
              <w:rPr>
                <w:rStyle w:val="Hyperkobling"/>
              </w:rPr>
              <w:t>17</w:t>
            </w:r>
            <w:r w:rsidR="238C788C">
              <w:fldChar w:fldCharType="end"/>
            </w:r>
          </w:hyperlink>
        </w:p>
        <w:p w14:paraId="7ED9F8E0" w14:textId="5AC3DE7B" w:rsidR="0021498F" w:rsidRDefault="3D71A534" w:rsidP="3D71A534">
          <w:pPr>
            <w:pStyle w:val="INNH3"/>
            <w:tabs>
              <w:tab w:val="right" w:leader="dot" w:pos="9330"/>
            </w:tabs>
            <w:rPr>
              <w:rStyle w:val="Hyperkobling"/>
              <w:noProof/>
              <w:kern w:val="2"/>
              <w:lang w:val="en-US" w:eastAsia="en-US"/>
              <w14:ligatures w14:val="standardContextual"/>
            </w:rPr>
          </w:pPr>
          <w:hyperlink w:anchor="_Toc445626299">
            <w:r w:rsidRPr="3D71A534">
              <w:rPr>
                <w:rStyle w:val="Hyperkobling"/>
              </w:rPr>
              <w:t>Konseptoversikt</w:t>
            </w:r>
            <w:r w:rsidR="238C788C">
              <w:tab/>
            </w:r>
            <w:r w:rsidR="238C788C">
              <w:fldChar w:fldCharType="begin"/>
            </w:r>
            <w:r w:rsidR="238C788C">
              <w:instrText>PAGEREF _Toc445626299 \h</w:instrText>
            </w:r>
            <w:r w:rsidR="238C788C">
              <w:fldChar w:fldCharType="separate"/>
            </w:r>
            <w:r w:rsidRPr="3D71A534">
              <w:rPr>
                <w:rStyle w:val="Hyperkobling"/>
              </w:rPr>
              <w:t>17</w:t>
            </w:r>
            <w:r w:rsidR="238C788C">
              <w:fldChar w:fldCharType="end"/>
            </w:r>
          </w:hyperlink>
        </w:p>
        <w:p w14:paraId="0B2DA5E9" w14:textId="15256966" w:rsidR="0021498F" w:rsidRDefault="3D71A534" w:rsidP="3D71A534">
          <w:pPr>
            <w:pStyle w:val="INNH3"/>
            <w:tabs>
              <w:tab w:val="right" w:leader="dot" w:pos="9330"/>
            </w:tabs>
            <w:rPr>
              <w:rStyle w:val="Hyperkobling"/>
              <w:noProof/>
              <w:kern w:val="2"/>
              <w:lang w:val="en-US" w:eastAsia="en-US"/>
              <w14:ligatures w14:val="standardContextual"/>
            </w:rPr>
          </w:pPr>
          <w:hyperlink w:anchor="_Toc1056647657">
            <w:r w:rsidRPr="3D71A534">
              <w:rPr>
                <w:rStyle w:val="Hyperkobling"/>
              </w:rPr>
              <w:t>«Bill Of Materials»(BOM) -  Komponentliste</w:t>
            </w:r>
            <w:r w:rsidR="238C788C">
              <w:tab/>
            </w:r>
            <w:r w:rsidR="238C788C">
              <w:fldChar w:fldCharType="begin"/>
            </w:r>
            <w:r w:rsidR="238C788C">
              <w:instrText>PAGEREF _Toc1056647657 \h</w:instrText>
            </w:r>
            <w:r w:rsidR="238C788C">
              <w:fldChar w:fldCharType="separate"/>
            </w:r>
            <w:r w:rsidRPr="3D71A534">
              <w:rPr>
                <w:rStyle w:val="Hyperkobling"/>
              </w:rPr>
              <w:t>17</w:t>
            </w:r>
            <w:r w:rsidR="238C788C">
              <w:fldChar w:fldCharType="end"/>
            </w:r>
          </w:hyperlink>
        </w:p>
        <w:p w14:paraId="71428AEC" w14:textId="3FB10983" w:rsidR="0021498F" w:rsidRDefault="3D71A534" w:rsidP="3D71A534">
          <w:pPr>
            <w:pStyle w:val="INNH2"/>
            <w:tabs>
              <w:tab w:val="right" w:leader="dot" w:pos="9330"/>
            </w:tabs>
            <w:rPr>
              <w:rStyle w:val="Hyperkobling"/>
              <w:noProof/>
              <w:kern w:val="2"/>
              <w:lang w:val="en-US" w:eastAsia="en-US"/>
              <w14:ligatures w14:val="standardContextual"/>
            </w:rPr>
          </w:pPr>
          <w:hyperlink w:anchor="_Toc1391878217">
            <w:r w:rsidRPr="3D71A534">
              <w:rPr>
                <w:rStyle w:val="Hyperkobling"/>
              </w:rPr>
              <w:t>Elektronisk Systemdesign</w:t>
            </w:r>
            <w:r w:rsidR="238C788C">
              <w:tab/>
            </w:r>
            <w:r w:rsidR="238C788C">
              <w:fldChar w:fldCharType="begin"/>
            </w:r>
            <w:r w:rsidR="238C788C">
              <w:instrText>PAGEREF _Toc1391878217 \h</w:instrText>
            </w:r>
            <w:r w:rsidR="238C788C">
              <w:fldChar w:fldCharType="separate"/>
            </w:r>
            <w:r w:rsidRPr="3D71A534">
              <w:rPr>
                <w:rStyle w:val="Hyperkobling"/>
              </w:rPr>
              <w:t>17</w:t>
            </w:r>
            <w:r w:rsidR="238C788C">
              <w:fldChar w:fldCharType="end"/>
            </w:r>
          </w:hyperlink>
        </w:p>
        <w:p w14:paraId="20D8712E" w14:textId="0A362800" w:rsidR="0021498F" w:rsidRDefault="3D71A534" w:rsidP="3D71A534">
          <w:pPr>
            <w:pStyle w:val="INNH3"/>
            <w:tabs>
              <w:tab w:val="right" w:leader="dot" w:pos="9330"/>
            </w:tabs>
            <w:rPr>
              <w:rStyle w:val="Hyperkobling"/>
              <w:noProof/>
              <w:kern w:val="2"/>
              <w:lang w:val="en-US" w:eastAsia="en-US"/>
              <w14:ligatures w14:val="standardContextual"/>
            </w:rPr>
          </w:pPr>
          <w:hyperlink w:anchor="_Toc953863188">
            <w:r w:rsidRPr="3D71A534">
              <w:rPr>
                <w:rStyle w:val="Hyperkobling"/>
              </w:rPr>
              <w:t>System arkitektur</w:t>
            </w:r>
            <w:r w:rsidR="238C788C">
              <w:tab/>
            </w:r>
            <w:r w:rsidR="238C788C">
              <w:fldChar w:fldCharType="begin"/>
            </w:r>
            <w:r w:rsidR="238C788C">
              <w:instrText>PAGEREF _Toc953863188 \h</w:instrText>
            </w:r>
            <w:r w:rsidR="238C788C">
              <w:fldChar w:fldCharType="separate"/>
            </w:r>
            <w:r w:rsidRPr="3D71A534">
              <w:rPr>
                <w:rStyle w:val="Hyperkobling"/>
              </w:rPr>
              <w:t>18</w:t>
            </w:r>
            <w:r w:rsidR="238C788C">
              <w:fldChar w:fldCharType="end"/>
            </w:r>
          </w:hyperlink>
        </w:p>
        <w:p w14:paraId="2A7AA57D" w14:textId="3AB48C96" w:rsidR="0021498F" w:rsidRDefault="3D71A534" w:rsidP="3D71A534">
          <w:pPr>
            <w:pStyle w:val="INNH3"/>
            <w:tabs>
              <w:tab w:val="right" w:leader="dot" w:pos="9330"/>
            </w:tabs>
            <w:rPr>
              <w:rStyle w:val="Hyperkobling"/>
              <w:noProof/>
              <w:kern w:val="2"/>
              <w:lang w:val="en-US" w:eastAsia="en-US"/>
              <w14:ligatures w14:val="standardContextual"/>
            </w:rPr>
          </w:pPr>
          <w:hyperlink w:anchor="_Toc138419298">
            <w:r w:rsidRPr="3D71A534">
              <w:rPr>
                <w:rStyle w:val="Hyperkobling"/>
              </w:rPr>
              <w:t>Kretsdiagram</w:t>
            </w:r>
            <w:r w:rsidR="238C788C">
              <w:tab/>
            </w:r>
            <w:r w:rsidR="238C788C">
              <w:fldChar w:fldCharType="begin"/>
            </w:r>
            <w:r w:rsidR="238C788C">
              <w:instrText>PAGEREF _Toc138419298 \h</w:instrText>
            </w:r>
            <w:r w:rsidR="238C788C">
              <w:fldChar w:fldCharType="separate"/>
            </w:r>
            <w:r w:rsidRPr="3D71A534">
              <w:rPr>
                <w:rStyle w:val="Hyperkobling"/>
              </w:rPr>
              <w:t>18</w:t>
            </w:r>
            <w:r w:rsidR="238C788C">
              <w:fldChar w:fldCharType="end"/>
            </w:r>
          </w:hyperlink>
        </w:p>
        <w:p w14:paraId="3E2B7398" w14:textId="379C7AE9" w:rsidR="0021498F" w:rsidRDefault="3D71A534" w:rsidP="3D71A534">
          <w:pPr>
            <w:pStyle w:val="INNH2"/>
            <w:tabs>
              <w:tab w:val="right" w:leader="dot" w:pos="9330"/>
            </w:tabs>
            <w:rPr>
              <w:rStyle w:val="Hyperkobling"/>
              <w:noProof/>
              <w:kern w:val="2"/>
              <w:lang w:val="en-US" w:eastAsia="en-US"/>
              <w14:ligatures w14:val="standardContextual"/>
            </w:rPr>
          </w:pPr>
          <w:hyperlink w:anchor="_Toc1085769441">
            <w:r w:rsidRPr="3D71A534">
              <w:rPr>
                <w:rStyle w:val="Hyperkobling"/>
              </w:rPr>
              <w:t>Firmware</w:t>
            </w:r>
            <w:r w:rsidR="238C788C">
              <w:tab/>
            </w:r>
            <w:r w:rsidR="238C788C">
              <w:fldChar w:fldCharType="begin"/>
            </w:r>
            <w:r w:rsidR="238C788C">
              <w:instrText>PAGEREF _Toc1085769441 \h</w:instrText>
            </w:r>
            <w:r w:rsidR="238C788C">
              <w:fldChar w:fldCharType="separate"/>
            </w:r>
            <w:r w:rsidRPr="3D71A534">
              <w:rPr>
                <w:rStyle w:val="Hyperkobling"/>
              </w:rPr>
              <w:t>18</w:t>
            </w:r>
            <w:r w:rsidR="238C788C">
              <w:fldChar w:fldCharType="end"/>
            </w:r>
          </w:hyperlink>
        </w:p>
        <w:p w14:paraId="23FE5720" w14:textId="5195FA51" w:rsidR="0021498F" w:rsidRDefault="3D71A534" w:rsidP="3D71A534">
          <w:pPr>
            <w:pStyle w:val="INNH3"/>
            <w:tabs>
              <w:tab w:val="right" w:leader="dot" w:pos="9330"/>
            </w:tabs>
            <w:rPr>
              <w:rStyle w:val="Hyperkobling"/>
              <w:noProof/>
              <w:kern w:val="2"/>
              <w:lang w:val="en-US" w:eastAsia="en-US"/>
              <w14:ligatures w14:val="standardContextual"/>
            </w:rPr>
          </w:pPr>
          <w:hyperlink w:anchor="_Toc433925534">
            <w:r w:rsidRPr="3D71A534">
              <w:rPr>
                <w:rStyle w:val="Hyperkobling"/>
              </w:rPr>
              <w:t>Firmware arkitektur</w:t>
            </w:r>
            <w:r w:rsidR="238C788C">
              <w:tab/>
            </w:r>
            <w:r w:rsidR="238C788C">
              <w:fldChar w:fldCharType="begin"/>
            </w:r>
            <w:r w:rsidR="238C788C">
              <w:instrText>PAGEREF _Toc433925534 \h</w:instrText>
            </w:r>
            <w:r w:rsidR="238C788C">
              <w:fldChar w:fldCharType="separate"/>
            </w:r>
            <w:r w:rsidRPr="3D71A534">
              <w:rPr>
                <w:rStyle w:val="Hyperkobling"/>
              </w:rPr>
              <w:t>19</w:t>
            </w:r>
            <w:r w:rsidR="238C788C">
              <w:fldChar w:fldCharType="end"/>
            </w:r>
          </w:hyperlink>
        </w:p>
        <w:p w14:paraId="6F613659" w14:textId="551D6D06" w:rsidR="0021498F" w:rsidRDefault="3D71A534" w:rsidP="3D71A534">
          <w:pPr>
            <w:pStyle w:val="INNH3"/>
            <w:tabs>
              <w:tab w:val="right" w:leader="dot" w:pos="9330"/>
            </w:tabs>
            <w:rPr>
              <w:rStyle w:val="Hyperkobling"/>
              <w:noProof/>
              <w:kern w:val="2"/>
              <w:lang w:val="en-US" w:eastAsia="en-US"/>
              <w14:ligatures w14:val="standardContextual"/>
            </w:rPr>
          </w:pPr>
          <w:hyperlink w:anchor="_Toc841779997">
            <w:r w:rsidRPr="3D71A534">
              <w:rPr>
                <w:rStyle w:val="Hyperkobling"/>
              </w:rPr>
              <w:t>Utvikling av firmware</w:t>
            </w:r>
            <w:r w:rsidR="238C788C">
              <w:tab/>
            </w:r>
            <w:r w:rsidR="238C788C">
              <w:fldChar w:fldCharType="begin"/>
            </w:r>
            <w:r w:rsidR="238C788C">
              <w:instrText>PAGEREF _Toc841779997 \h</w:instrText>
            </w:r>
            <w:r w:rsidR="238C788C">
              <w:fldChar w:fldCharType="separate"/>
            </w:r>
            <w:r w:rsidRPr="3D71A534">
              <w:rPr>
                <w:rStyle w:val="Hyperkobling"/>
              </w:rPr>
              <w:t>20</w:t>
            </w:r>
            <w:r w:rsidR="238C788C">
              <w:fldChar w:fldCharType="end"/>
            </w:r>
          </w:hyperlink>
        </w:p>
        <w:p w14:paraId="7F6ED85C" w14:textId="1D4F73A3" w:rsidR="0021498F" w:rsidRDefault="3D71A534" w:rsidP="3D71A534">
          <w:pPr>
            <w:pStyle w:val="INNH2"/>
            <w:tabs>
              <w:tab w:val="right" w:leader="dot" w:pos="9330"/>
            </w:tabs>
            <w:rPr>
              <w:rStyle w:val="Hyperkobling"/>
              <w:noProof/>
              <w:kern w:val="2"/>
              <w:lang w:val="en-US" w:eastAsia="en-US"/>
              <w14:ligatures w14:val="standardContextual"/>
            </w:rPr>
          </w:pPr>
          <w:hyperlink w:anchor="_Toc231667130">
            <w:r w:rsidRPr="3D71A534">
              <w:rPr>
                <w:rStyle w:val="Hyperkobling"/>
              </w:rPr>
              <w:t>oppsummering</w:t>
            </w:r>
            <w:r w:rsidR="238C788C">
              <w:tab/>
            </w:r>
            <w:r w:rsidR="238C788C">
              <w:fldChar w:fldCharType="begin"/>
            </w:r>
            <w:r w:rsidR="238C788C">
              <w:instrText>PAGEREF _Toc231667130 \h</w:instrText>
            </w:r>
            <w:r w:rsidR="238C788C">
              <w:fldChar w:fldCharType="separate"/>
            </w:r>
            <w:r w:rsidRPr="3D71A534">
              <w:rPr>
                <w:rStyle w:val="Hyperkobling"/>
              </w:rPr>
              <w:t>20</w:t>
            </w:r>
            <w:r w:rsidR="238C788C">
              <w:fldChar w:fldCharType="end"/>
            </w:r>
          </w:hyperlink>
        </w:p>
        <w:p w14:paraId="5A6F2E24" w14:textId="6FB7F7D6" w:rsidR="0021498F" w:rsidRDefault="3D71A534" w:rsidP="3D71A534">
          <w:pPr>
            <w:pStyle w:val="INNH1"/>
            <w:tabs>
              <w:tab w:val="right" w:leader="dot" w:pos="9330"/>
            </w:tabs>
            <w:rPr>
              <w:rStyle w:val="Hyperkobling"/>
              <w:noProof/>
              <w:kern w:val="2"/>
              <w:lang w:val="en-US" w:eastAsia="en-US"/>
              <w14:ligatures w14:val="standardContextual"/>
            </w:rPr>
          </w:pPr>
          <w:hyperlink w:anchor="_Toc1856494040">
            <w:r w:rsidRPr="3D71A534">
              <w:rPr>
                <w:rStyle w:val="Hyperkobling"/>
              </w:rPr>
              <w:t>Evaluering og resultater</w:t>
            </w:r>
            <w:r w:rsidR="238C788C">
              <w:tab/>
            </w:r>
            <w:r w:rsidR="238C788C">
              <w:fldChar w:fldCharType="begin"/>
            </w:r>
            <w:r w:rsidR="238C788C">
              <w:instrText>PAGEREF _Toc1856494040 \h</w:instrText>
            </w:r>
            <w:r w:rsidR="238C788C">
              <w:fldChar w:fldCharType="separate"/>
            </w:r>
            <w:r w:rsidRPr="3D71A534">
              <w:rPr>
                <w:rStyle w:val="Hyperkobling"/>
              </w:rPr>
              <w:t>22</w:t>
            </w:r>
            <w:r w:rsidR="238C788C">
              <w:fldChar w:fldCharType="end"/>
            </w:r>
          </w:hyperlink>
        </w:p>
        <w:p w14:paraId="764A0A7E" w14:textId="74A6EA6A" w:rsidR="0021498F" w:rsidRDefault="3D71A534" w:rsidP="3D71A534">
          <w:pPr>
            <w:pStyle w:val="INNH2"/>
            <w:tabs>
              <w:tab w:val="right" w:leader="dot" w:pos="9330"/>
            </w:tabs>
            <w:rPr>
              <w:rStyle w:val="Hyperkobling"/>
              <w:noProof/>
              <w:kern w:val="2"/>
              <w:lang w:val="en-US" w:eastAsia="en-US"/>
              <w14:ligatures w14:val="standardContextual"/>
            </w:rPr>
          </w:pPr>
          <w:hyperlink w:anchor="_Toc776011432">
            <w:r w:rsidRPr="3D71A534">
              <w:rPr>
                <w:rStyle w:val="Hyperkobling"/>
              </w:rPr>
              <w:t>Testplan</w:t>
            </w:r>
            <w:r w:rsidR="238C788C">
              <w:tab/>
            </w:r>
            <w:r w:rsidR="238C788C">
              <w:fldChar w:fldCharType="begin"/>
            </w:r>
            <w:r w:rsidR="238C788C">
              <w:instrText>PAGEREF _Toc776011432 \h</w:instrText>
            </w:r>
            <w:r w:rsidR="238C788C">
              <w:fldChar w:fldCharType="separate"/>
            </w:r>
            <w:r w:rsidRPr="3D71A534">
              <w:rPr>
                <w:rStyle w:val="Hyperkobling"/>
              </w:rPr>
              <w:t>23</w:t>
            </w:r>
            <w:r w:rsidR="238C788C">
              <w:fldChar w:fldCharType="end"/>
            </w:r>
          </w:hyperlink>
        </w:p>
        <w:p w14:paraId="118187CD" w14:textId="31B5290E" w:rsidR="0021498F" w:rsidRDefault="3D71A534" w:rsidP="3D71A534">
          <w:pPr>
            <w:pStyle w:val="INNH2"/>
            <w:tabs>
              <w:tab w:val="right" w:leader="dot" w:pos="9330"/>
            </w:tabs>
            <w:rPr>
              <w:rStyle w:val="Hyperkobling"/>
              <w:noProof/>
              <w:kern w:val="2"/>
              <w:lang w:val="en-US" w:eastAsia="en-US"/>
              <w14:ligatures w14:val="standardContextual"/>
            </w:rPr>
          </w:pPr>
          <w:hyperlink w:anchor="_Toc1236049681">
            <w:r w:rsidRPr="3D71A534">
              <w:rPr>
                <w:rStyle w:val="Hyperkobling"/>
              </w:rPr>
              <w:t>Simulering</w:t>
            </w:r>
            <w:r w:rsidR="238C788C">
              <w:tab/>
            </w:r>
            <w:r w:rsidR="238C788C">
              <w:fldChar w:fldCharType="begin"/>
            </w:r>
            <w:r w:rsidR="238C788C">
              <w:instrText>PAGEREF _Toc1236049681 \h</w:instrText>
            </w:r>
            <w:r w:rsidR="238C788C">
              <w:fldChar w:fldCharType="separate"/>
            </w:r>
            <w:r w:rsidRPr="3D71A534">
              <w:rPr>
                <w:rStyle w:val="Hyperkobling"/>
              </w:rPr>
              <w:t>23</w:t>
            </w:r>
            <w:r w:rsidR="238C788C">
              <w:fldChar w:fldCharType="end"/>
            </w:r>
          </w:hyperlink>
        </w:p>
        <w:p w14:paraId="3143790C" w14:textId="4C44CDD0" w:rsidR="0021498F" w:rsidRDefault="3D71A534" w:rsidP="3D71A534">
          <w:pPr>
            <w:pStyle w:val="INNH2"/>
            <w:tabs>
              <w:tab w:val="right" w:leader="dot" w:pos="9330"/>
            </w:tabs>
            <w:rPr>
              <w:rStyle w:val="Hyperkobling"/>
              <w:noProof/>
              <w:kern w:val="2"/>
              <w:lang w:val="en-US" w:eastAsia="en-US"/>
              <w14:ligatures w14:val="standardContextual"/>
            </w:rPr>
          </w:pPr>
          <w:hyperlink w:anchor="_Toc904776928">
            <w:r w:rsidRPr="3D71A534">
              <w:rPr>
                <w:rStyle w:val="Hyperkobling"/>
              </w:rPr>
              <w:t>Funksjontesting</w:t>
            </w:r>
            <w:r w:rsidR="238C788C">
              <w:tab/>
            </w:r>
            <w:r w:rsidR="238C788C">
              <w:fldChar w:fldCharType="begin"/>
            </w:r>
            <w:r w:rsidR="238C788C">
              <w:instrText>PAGEREF _Toc904776928 \h</w:instrText>
            </w:r>
            <w:r w:rsidR="238C788C">
              <w:fldChar w:fldCharType="separate"/>
            </w:r>
            <w:r w:rsidRPr="3D71A534">
              <w:rPr>
                <w:rStyle w:val="Hyperkobling"/>
              </w:rPr>
              <w:t>24</w:t>
            </w:r>
            <w:r w:rsidR="238C788C">
              <w:fldChar w:fldCharType="end"/>
            </w:r>
          </w:hyperlink>
        </w:p>
        <w:p w14:paraId="04879655" w14:textId="266442D3" w:rsidR="0021498F" w:rsidRDefault="3D71A534" w:rsidP="3D71A534">
          <w:pPr>
            <w:pStyle w:val="INNH2"/>
            <w:tabs>
              <w:tab w:val="right" w:leader="dot" w:pos="9330"/>
            </w:tabs>
            <w:rPr>
              <w:rStyle w:val="Hyperkobling"/>
              <w:noProof/>
              <w:kern w:val="2"/>
              <w:lang w:val="en-US" w:eastAsia="en-US"/>
              <w14:ligatures w14:val="standardContextual"/>
            </w:rPr>
          </w:pPr>
          <w:hyperlink w:anchor="_Toc687952408">
            <w:r w:rsidRPr="3D71A534">
              <w:rPr>
                <w:rStyle w:val="Hyperkobling"/>
              </w:rPr>
              <w:t>oppsummering og Resultater</w:t>
            </w:r>
            <w:r w:rsidR="238C788C">
              <w:tab/>
            </w:r>
            <w:r w:rsidR="238C788C">
              <w:fldChar w:fldCharType="begin"/>
            </w:r>
            <w:r w:rsidR="238C788C">
              <w:instrText>PAGEREF _Toc687952408 \h</w:instrText>
            </w:r>
            <w:r w:rsidR="238C788C">
              <w:fldChar w:fldCharType="separate"/>
            </w:r>
            <w:r w:rsidRPr="3D71A534">
              <w:rPr>
                <w:rStyle w:val="Hyperkobling"/>
              </w:rPr>
              <w:t>24</w:t>
            </w:r>
            <w:r w:rsidR="238C788C">
              <w:fldChar w:fldCharType="end"/>
            </w:r>
          </w:hyperlink>
        </w:p>
        <w:p w14:paraId="609EED9B" w14:textId="791C00A0" w:rsidR="0021498F" w:rsidRDefault="3D71A534" w:rsidP="3D71A534">
          <w:pPr>
            <w:pStyle w:val="INNH1"/>
            <w:tabs>
              <w:tab w:val="right" w:leader="dot" w:pos="9330"/>
            </w:tabs>
            <w:rPr>
              <w:rStyle w:val="Hyperkobling"/>
              <w:noProof/>
              <w:kern w:val="2"/>
              <w:lang w:val="en-US" w:eastAsia="en-US"/>
              <w14:ligatures w14:val="standardContextual"/>
            </w:rPr>
          </w:pPr>
          <w:hyperlink w:anchor="_Toc1214584973">
            <w:r w:rsidRPr="3D71A534">
              <w:rPr>
                <w:rStyle w:val="Hyperkobling"/>
              </w:rPr>
              <w:t>anbefalinger og videre arbeid</w:t>
            </w:r>
            <w:r w:rsidR="238C788C">
              <w:tab/>
            </w:r>
            <w:r w:rsidR="238C788C">
              <w:fldChar w:fldCharType="begin"/>
            </w:r>
            <w:r w:rsidR="238C788C">
              <w:instrText>PAGEREF _Toc1214584973 \h</w:instrText>
            </w:r>
            <w:r w:rsidR="238C788C">
              <w:fldChar w:fldCharType="separate"/>
            </w:r>
            <w:r w:rsidRPr="3D71A534">
              <w:rPr>
                <w:rStyle w:val="Hyperkobling"/>
              </w:rPr>
              <w:t>24</w:t>
            </w:r>
            <w:r w:rsidR="238C788C">
              <w:fldChar w:fldCharType="end"/>
            </w:r>
          </w:hyperlink>
        </w:p>
        <w:p w14:paraId="4C0E2C06" w14:textId="64ADEE44" w:rsidR="0021498F" w:rsidRDefault="3D71A534" w:rsidP="3D71A534">
          <w:pPr>
            <w:pStyle w:val="INNH2"/>
            <w:tabs>
              <w:tab w:val="right" w:leader="dot" w:pos="9330"/>
            </w:tabs>
            <w:rPr>
              <w:rStyle w:val="Hyperkobling"/>
              <w:noProof/>
              <w:kern w:val="2"/>
              <w:lang w:val="en-US" w:eastAsia="en-US"/>
              <w14:ligatures w14:val="standardContextual"/>
            </w:rPr>
          </w:pPr>
          <w:hyperlink w:anchor="_Toc1895974051">
            <w:r w:rsidRPr="3D71A534">
              <w:rPr>
                <w:rStyle w:val="Hyperkobling"/>
              </w:rPr>
              <w:t>Videre arbeid</w:t>
            </w:r>
            <w:r w:rsidR="238C788C">
              <w:tab/>
            </w:r>
            <w:r w:rsidR="238C788C">
              <w:fldChar w:fldCharType="begin"/>
            </w:r>
            <w:r w:rsidR="238C788C">
              <w:instrText>PAGEREF _Toc1895974051 \h</w:instrText>
            </w:r>
            <w:r w:rsidR="238C788C">
              <w:fldChar w:fldCharType="separate"/>
            </w:r>
            <w:r w:rsidRPr="3D71A534">
              <w:rPr>
                <w:rStyle w:val="Hyperkobling"/>
              </w:rPr>
              <w:t>25</w:t>
            </w:r>
            <w:r w:rsidR="238C788C">
              <w:fldChar w:fldCharType="end"/>
            </w:r>
          </w:hyperlink>
        </w:p>
        <w:p w14:paraId="56BBBE6A" w14:textId="040347A2" w:rsidR="0021498F" w:rsidRDefault="3D71A534" w:rsidP="3D71A534">
          <w:pPr>
            <w:pStyle w:val="INNH1"/>
            <w:tabs>
              <w:tab w:val="right" w:leader="dot" w:pos="9330"/>
            </w:tabs>
            <w:rPr>
              <w:rStyle w:val="Hyperkobling"/>
              <w:noProof/>
              <w:kern w:val="2"/>
              <w:lang w:val="en-US" w:eastAsia="en-US"/>
              <w14:ligatures w14:val="standardContextual"/>
            </w:rPr>
          </w:pPr>
          <w:hyperlink w:anchor="_Toc1675210308">
            <w:r w:rsidRPr="3D71A534">
              <w:rPr>
                <w:rStyle w:val="Hyperkobling"/>
              </w:rPr>
              <w:t>Referanser</w:t>
            </w:r>
            <w:r w:rsidR="238C788C">
              <w:tab/>
            </w:r>
            <w:r w:rsidR="238C788C">
              <w:fldChar w:fldCharType="begin"/>
            </w:r>
            <w:r w:rsidR="238C788C">
              <w:instrText>PAGEREF _Toc1675210308 \h</w:instrText>
            </w:r>
            <w:r w:rsidR="238C788C">
              <w:fldChar w:fldCharType="separate"/>
            </w:r>
            <w:r w:rsidRPr="3D71A534">
              <w:rPr>
                <w:rStyle w:val="Hyperkobling"/>
              </w:rPr>
              <w:t>26</w:t>
            </w:r>
            <w:r w:rsidR="238C788C">
              <w:fldChar w:fldCharType="end"/>
            </w:r>
          </w:hyperlink>
        </w:p>
        <w:p w14:paraId="7B84D959" w14:textId="71605D05" w:rsidR="0021498F" w:rsidRDefault="3D71A534" w:rsidP="3D71A534">
          <w:pPr>
            <w:pStyle w:val="INNH1"/>
            <w:tabs>
              <w:tab w:val="right" w:leader="dot" w:pos="9330"/>
            </w:tabs>
            <w:rPr>
              <w:rStyle w:val="Hyperkobling"/>
              <w:noProof/>
              <w:kern w:val="2"/>
              <w:lang w:val="en-US" w:eastAsia="en-US"/>
              <w14:ligatures w14:val="standardContextual"/>
            </w:rPr>
          </w:pPr>
          <w:hyperlink w:anchor="_Toc771130624">
            <w:r w:rsidRPr="3D71A534">
              <w:rPr>
                <w:rStyle w:val="Hyperkobling"/>
              </w:rPr>
              <w:t>Vedlegg</w:t>
            </w:r>
            <w:r w:rsidR="238C788C">
              <w:tab/>
            </w:r>
            <w:r w:rsidR="238C788C">
              <w:fldChar w:fldCharType="begin"/>
            </w:r>
            <w:r w:rsidR="238C788C">
              <w:instrText>PAGEREF _Toc771130624 \h</w:instrText>
            </w:r>
            <w:r w:rsidR="238C788C">
              <w:fldChar w:fldCharType="separate"/>
            </w:r>
            <w:r w:rsidRPr="3D71A534">
              <w:rPr>
                <w:rStyle w:val="Hyperkobling"/>
              </w:rPr>
              <w:t>27</w:t>
            </w:r>
            <w:r w:rsidR="238C788C">
              <w:fldChar w:fldCharType="end"/>
            </w:r>
          </w:hyperlink>
        </w:p>
        <w:p w14:paraId="32931A4D" w14:textId="42D212F6" w:rsidR="0021498F" w:rsidRDefault="3D71A534" w:rsidP="238C788C">
          <w:pPr>
            <w:pStyle w:val="INNH2"/>
            <w:tabs>
              <w:tab w:val="right" w:leader="dot" w:pos="9330"/>
            </w:tabs>
            <w:rPr>
              <w:rStyle w:val="Hyperkobling"/>
              <w:noProof/>
              <w:kern w:val="2"/>
              <w:lang w:val="en-US" w:eastAsia="en-US"/>
              <w14:ligatures w14:val="standardContextual"/>
            </w:rPr>
          </w:pPr>
          <w:hyperlink w:anchor="_Toc1638768078">
            <w:r w:rsidRPr="3D71A534">
              <w:rPr>
                <w:rStyle w:val="Hyperkobling"/>
              </w:rPr>
              <w:t>Kildekode</w:t>
            </w:r>
            <w:r w:rsidR="238C788C">
              <w:tab/>
            </w:r>
            <w:r w:rsidR="238C788C">
              <w:fldChar w:fldCharType="begin"/>
            </w:r>
            <w:r w:rsidR="238C788C">
              <w:instrText>PAGEREF _Toc1638768078 \h</w:instrText>
            </w:r>
            <w:r w:rsidR="238C788C">
              <w:fldChar w:fldCharType="separate"/>
            </w:r>
            <w:r w:rsidRPr="3D71A534">
              <w:rPr>
                <w:rStyle w:val="Hyperkobling"/>
              </w:rPr>
              <w:t>27</w:t>
            </w:r>
            <w:r w:rsidR="238C788C">
              <w:fldChar w:fldCharType="end"/>
            </w:r>
          </w:hyperlink>
          <w:r w:rsidR="238C788C">
            <w:fldChar w:fldCharType="end"/>
          </w:r>
        </w:p>
      </w:sdtContent>
    </w:sdt>
    <w:p w14:paraId="3644568D" w14:textId="6147FDE3" w:rsidR="00777D51" w:rsidRDefault="00777D51"/>
    <w:p w14:paraId="2F05D7DC" w14:textId="52666C9E" w:rsidR="00777D51" w:rsidRDefault="00777D51">
      <w:pPr>
        <w:rPr>
          <w:lang w:val="en-GB"/>
        </w:rPr>
      </w:pPr>
    </w:p>
    <w:p w14:paraId="2BEA30FF" w14:textId="4AFBADB4" w:rsidR="00777D51" w:rsidRDefault="00543C00">
      <w:pPr>
        <w:rPr>
          <w:lang w:val="en-GB"/>
        </w:rPr>
      </w:pPr>
      <w:r>
        <w:rPr>
          <w:noProof/>
        </w:rPr>
        <w:lastRenderedPageBreak/>
        <w:drawing>
          <wp:inline distT="0" distB="0" distL="0" distR="0" wp14:anchorId="3443A76F" wp14:editId="7BD5C01E">
            <wp:extent cx="5939790" cy="1304290"/>
            <wp:effectExtent l="0" t="0" r="3810" b="0"/>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304290"/>
                    </a:xfrm>
                    <a:prstGeom prst="rect">
                      <a:avLst/>
                    </a:prstGeom>
                  </pic:spPr>
                </pic:pic>
              </a:graphicData>
            </a:graphic>
          </wp:inline>
        </w:drawing>
      </w:r>
      <w:r w:rsidR="00777D51">
        <w:rPr>
          <w:lang w:val="en-GB"/>
        </w:rPr>
        <w:br w:type="page"/>
      </w:r>
    </w:p>
    <w:p w14:paraId="3F9EA934" w14:textId="26433D1B" w:rsidR="00415074" w:rsidRPr="006F1790" w:rsidRDefault="00777D51" w:rsidP="00777D51">
      <w:pPr>
        <w:pStyle w:val="Overskrift1"/>
      </w:pPr>
      <w:bookmarkStart w:id="0" w:name="_Toc103305260"/>
      <w:r w:rsidRPr="006F1790">
        <w:lastRenderedPageBreak/>
        <w:t>Introdu</w:t>
      </w:r>
      <w:r w:rsidR="00757922" w:rsidRPr="006F1790">
        <w:t>ksjon</w:t>
      </w:r>
      <w:bookmarkEnd w:id="0"/>
    </w:p>
    <w:p w14:paraId="5EF60E36" w14:textId="3B6B201E" w:rsidR="00DD0893" w:rsidRDefault="009F684C" w:rsidP="00885AF3">
      <w:pPr>
        <w:rPr>
          <w:sz w:val="22"/>
          <w:szCs w:val="22"/>
        </w:rPr>
      </w:pPr>
      <w:r w:rsidRPr="00451828">
        <w:rPr>
          <w:sz w:val="22"/>
          <w:szCs w:val="22"/>
        </w:rPr>
        <w:t xml:space="preserve">I en tid </w:t>
      </w:r>
      <w:r w:rsidR="00734688" w:rsidRPr="00451828">
        <w:rPr>
          <w:sz w:val="22"/>
          <w:szCs w:val="22"/>
        </w:rPr>
        <w:t>hvor</w:t>
      </w:r>
      <w:r w:rsidRPr="00451828">
        <w:rPr>
          <w:sz w:val="22"/>
          <w:szCs w:val="22"/>
        </w:rPr>
        <w:t xml:space="preserve"> digitale enheter som mobiltelefoner og datamaskiner er en integrert del av hverdagen, utgjør de også en betydelig utfordring for konsentrasjon og læring, særlig i skolen.</w:t>
      </w:r>
      <w:r w:rsidR="00175014" w:rsidRPr="00451828">
        <w:rPr>
          <w:sz w:val="22"/>
          <w:szCs w:val="22"/>
        </w:rPr>
        <w:t xml:space="preserve"> </w:t>
      </w:r>
      <w:r w:rsidR="00D85BAA" w:rsidRPr="00451828">
        <w:rPr>
          <w:sz w:val="22"/>
          <w:szCs w:val="22"/>
        </w:rPr>
        <w:t xml:space="preserve">Å skape motivasjon for å redusere </w:t>
      </w:r>
      <w:r w:rsidR="00E64E66" w:rsidRPr="00451828">
        <w:rPr>
          <w:sz w:val="22"/>
          <w:szCs w:val="22"/>
        </w:rPr>
        <w:t>distraksjoner</w:t>
      </w:r>
      <w:r w:rsidR="00D85BAA" w:rsidRPr="00451828">
        <w:rPr>
          <w:sz w:val="22"/>
          <w:szCs w:val="22"/>
        </w:rPr>
        <w:t xml:space="preserve"> handler ikke bare om å begrense distraksjoner, men også om å fremme en dypere forståelse av verdien av tilstedeværelse, selvkontroll og målrettet læring. </w:t>
      </w:r>
      <w:r w:rsidR="00062AE7" w:rsidRPr="00451828">
        <w:rPr>
          <w:sz w:val="22"/>
          <w:szCs w:val="22"/>
        </w:rPr>
        <w:t xml:space="preserve">Dette prosjektet </w:t>
      </w:r>
      <w:r w:rsidR="001D0A96" w:rsidRPr="00451828">
        <w:rPr>
          <w:sz w:val="22"/>
          <w:szCs w:val="22"/>
        </w:rPr>
        <w:t>ønsker</w:t>
      </w:r>
      <w:r w:rsidR="00D85BAA" w:rsidRPr="00451828">
        <w:rPr>
          <w:sz w:val="22"/>
          <w:szCs w:val="22"/>
        </w:rPr>
        <w:t xml:space="preserve"> å utvikl</w:t>
      </w:r>
      <w:r w:rsidR="00017581" w:rsidRPr="00451828">
        <w:rPr>
          <w:sz w:val="22"/>
          <w:szCs w:val="22"/>
        </w:rPr>
        <w:t>e</w:t>
      </w:r>
      <w:r w:rsidR="00692441">
        <w:rPr>
          <w:sz w:val="22"/>
          <w:szCs w:val="22"/>
        </w:rPr>
        <w:t xml:space="preserve"> et produkt for</w:t>
      </w:r>
      <w:r w:rsidR="00D85BAA" w:rsidRPr="00451828">
        <w:rPr>
          <w:sz w:val="22"/>
          <w:szCs w:val="22"/>
        </w:rPr>
        <w:t xml:space="preserve"> strategi</w:t>
      </w:r>
      <w:r w:rsidR="001D0A96" w:rsidRPr="00451828">
        <w:rPr>
          <w:sz w:val="22"/>
          <w:szCs w:val="22"/>
        </w:rPr>
        <w:t>en «pomod</w:t>
      </w:r>
      <w:r w:rsidR="00191745" w:rsidRPr="00451828">
        <w:rPr>
          <w:sz w:val="22"/>
          <w:szCs w:val="22"/>
        </w:rPr>
        <w:t>oro»</w:t>
      </w:r>
      <w:r w:rsidR="00D85BAA" w:rsidRPr="00451828">
        <w:rPr>
          <w:sz w:val="22"/>
          <w:szCs w:val="22"/>
        </w:rPr>
        <w:t xml:space="preserve"> </w:t>
      </w:r>
      <w:r w:rsidR="001A3A69" w:rsidRPr="00451828">
        <w:rPr>
          <w:sz w:val="22"/>
          <w:szCs w:val="22"/>
        </w:rPr>
        <w:t>for å</w:t>
      </w:r>
      <w:r w:rsidR="00D85BAA" w:rsidRPr="00451828">
        <w:rPr>
          <w:sz w:val="22"/>
          <w:szCs w:val="22"/>
        </w:rPr>
        <w:t xml:space="preserve"> engasjere </w:t>
      </w:r>
      <w:r w:rsidR="002C4C31" w:rsidRPr="00451828">
        <w:rPr>
          <w:sz w:val="22"/>
          <w:szCs w:val="22"/>
        </w:rPr>
        <w:t>studenter,</w:t>
      </w:r>
      <w:r w:rsidR="00D85BAA" w:rsidRPr="00451828">
        <w:rPr>
          <w:sz w:val="22"/>
          <w:szCs w:val="22"/>
        </w:rPr>
        <w:t xml:space="preserve"> og vise fordelene ved et distraksjonsfritt miljø</w:t>
      </w:r>
      <w:r w:rsidR="00BF5606" w:rsidRPr="00451828">
        <w:rPr>
          <w:sz w:val="22"/>
          <w:szCs w:val="22"/>
        </w:rPr>
        <w:t>.</w:t>
      </w:r>
    </w:p>
    <w:p w14:paraId="2003478B" w14:textId="604CAE25" w:rsidR="00C23725" w:rsidRPr="001D39A5" w:rsidRDefault="0093502E" w:rsidP="00885AF3">
      <w:pPr>
        <w:rPr>
          <w:b/>
          <w:bCs/>
          <w:sz w:val="22"/>
          <w:szCs w:val="22"/>
        </w:rPr>
      </w:pPr>
      <w:r>
        <w:rPr>
          <w:b/>
          <w:bCs/>
          <w:sz w:val="22"/>
          <w:szCs w:val="22"/>
        </w:rPr>
        <w:t>Hva er pomodoro</w:t>
      </w:r>
      <w:r w:rsidR="00E76E9E">
        <w:rPr>
          <w:b/>
          <w:bCs/>
          <w:sz w:val="22"/>
          <w:szCs w:val="22"/>
        </w:rPr>
        <w:t>?</w:t>
      </w:r>
      <w:r w:rsidR="001D39A5">
        <w:rPr>
          <w:b/>
          <w:bCs/>
          <w:sz w:val="22"/>
          <w:szCs w:val="22"/>
        </w:rPr>
        <w:t xml:space="preserve"> </w:t>
      </w:r>
      <w:r w:rsidR="001D39A5">
        <w:rPr>
          <w:b/>
          <w:bCs/>
          <w:sz w:val="22"/>
          <w:szCs w:val="22"/>
        </w:rPr>
        <w:br/>
      </w:r>
      <w:sdt>
        <w:sdtPr>
          <w:rPr>
            <w:sz w:val="22"/>
            <w:szCs w:val="22"/>
          </w:rPr>
          <w:id w:val="1768431799"/>
          <w:citation/>
        </w:sdtPr>
        <w:sdtEndPr/>
        <w:sdtContent>
          <w:r w:rsidR="009642E3">
            <w:rPr>
              <w:sz w:val="22"/>
              <w:szCs w:val="22"/>
            </w:rPr>
            <w:fldChar w:fldCharType="begin"/>
          </w:r>
          <w:r w:rsidR="009642E3">
            <w:rPr>
              <w:sz w:val="22"/>
              <w:szCs w:val="22"/>
            </w:rPr>
            <w:instrText xml:space="preserve"> CITATION Jef21 \l 1044 </w:instrText>
          </w:r>
          <w:r w:rsidR="009642E3">
            <w:rPr>
              <w:sz w:val="22"/>
              <w:szCs w:val="22"/>
            </w:rPr>
            <w:fldChar w:fldCharType="separate"/>
          </w:r>
          <w:r w:rsidR="009642E3" w:rsidRPr="009642E3">
            <w:rPr>
              <w:noProof/>
              <w:sz w:val="22"/>
              <w:szCs w:val="22"/>
            </w:rPr>
            <w:t>(Jefferson Costales, 2021)</w:t>
          </w:r>
          <w:r w:rsidR="009642E3">
            <w:rPr>
              <w:sz w:val="22"/>
              <w:szCs w:val="22"/>
            </w:rPr>
            <w:fldChar w:fldCharType="end"/>
          </w:r>
        </w:sdtContent>
      </w:sdt>
      <w:r w:rsidR="00FB0456" w:rsidRPr="00451828">
        <w:rPr>
          <w:sz w:val="22"/>
          <w:szCs w:val="22"/>
        </w:rPr>
        <w:t xml:space="preserve">Pomodoro-studieteknikken er en tidsstyringsmetode utviklet av Francesco </w:t>
      </w:r>
      <w:proofErr w:type="spellStart"/>
      <w:r w:rsidR="00FB0456" w:rsidRPr="00451828">
        <w:rPr>
          <w:sz w:val="22"/>
          <w:szCs w:val="22"/>
        </w:rPr>
        <w:t>Cirillo</w:t>
      </w:r>
      <w:proofErr w:type="spellEnd"/>
      <w:r w:rsidR="00806A1B" w:rsidRPr="00451828">
        <w:rPr>
          <w:sz w:val="22"/>
          <w:szCs w:val="22"/>
        </w:rPr>
        <w:t xml:space="preserve"> som</w:t>
      </w:r>
      <w:r w:rsidR="00FB0456" w:rsidRPr="00451828">
        <w:rPr>
          <w:sz w:val="22"/>
          <w:szCs w:val="22"/>
        </w:rPr>
        <w:t xml:space="preserve"> går ut på å jobbe i fokuserte økter på 25 minutter, kalt "</w:t>
      </w:r>
      <w:proofErr w:type="spellStart"/>
      <w:r w:rsidR="00FB0456" w:rsidRPr="00451828">
        <w:rPr>
          <w:sz w:val="22"/>
          <w:szCs w:val="22"/>
        </w:rPr>
        <w:t>pomodoros</w:t>
      </w:r>
      <w:proofErr w:type="spellEnd"/>
      <w:r w:rsidR="00FB0456" w:rsidRPr="00451828">
        <w:rPr>
          <w:sz w:val="22"/>
          <w:szCs w:val="22"/>
        </w:rPr>
        <w:t xml:space="preserve">", etterfulgt av en kort pause på 5 minutter. Etter fire </w:t>
      </w:r>
      <w:proofErr w:type="spellStart"/>
      <w:r w:rsidR="00FB0456" w:rsidRPr="00451828">
        <w:rPr>
          <w:sz w:val="22"/>
          <w:szCs w:val="22"/>
        </w:rPr>
        <w:t>pomodoros</w:t>
      </w:r>
      <w:proofErr w:type="spellEnd"/>
      <w:r w:rsidR="00FB0456" w:rsidRPr="00451828">
        <w:rPr>
          <w:sz w:val="22"/>
          <w:szCs w:val="22"/>
        </w:rPr>
        <w:t xml:space="preserve"> tar man en lengre pause på 15-30 minutter. </w:t>
      </w:r>
      <w:r w:rsidR="00E76E9E">
        <w:rPr>
          <w:sz w:val="22"/>
          <w:szCs w:val="22"/>
        </w:rPr>
        <w:t>Det er også mulig å bestemme hvilke int</w:t>
      </w:r>
      <w:r w:rsidR="001D39A5">
        <w:rPr>
          <w:sz w:val="22"/>
          <w:szCs w:val="22"/>
        </w:rPr>
        <w:t>er</w:t>
      </w:r>
      <w:r w:rsidR="00E76E9E">
        <w:rPr>
          <w:sz w:val="22"/>
          <w:szCs w:val="22"/>
        </w:rPr>
        <w:t xml:space="preserve">valltyper som passer </w:t>
      </w:r>
      <w:r w:rsidR="001D39A5">
        <w:rPr>
          <w:sz w:val="22"/>
          <w:szCs w:val="22"/>
        </w:rPr>
        <w:t>best for en selv</w:t>
      </w:r>
      <w:r w:rsidR="00E76E9E">
        <w:rPr>
          <w:sz w:val="22"/>
          <w:szCs w:val="22"/>
        </w:rPr>
        <w:t xml:space="preserve">. </w:t>
      </w:r>
      <w:r w:rsidR="00FB0456" w:rsidRPr="00451828">
        <w:rPr>
          <w:sz w:val="22"/>
          <w:szCs w:val="22"/>
        </w:rPr>
        <w:t>Teknikken hjelper med å opprettholde konsentrasjon og redusere utmattelse ved å bryte arbeidet inn i håndterbare intervaller.</w:t>
      </w:r>
    </w:p>
    <w:p w14:paraId="76455DEA" w14:textId="77777777" w:rsidR="00916B44" w:rsidRDefault="00916B44" w:rsidP="00916B44">
      <w:pPr>
        <w:keepNext/>
        <w:jc w:val="center"/>
      </w:pPr>
      <w:r>
        <w:rPr>
          <w:noProof/>
        </w:rPr>
        <w:drawing>
          <wp:inline distT="0" distB="0" distL="0" distR="0" wp14:anchorId="63100576" wp14:editId="4D04D0B1">
            <wp:extent cx="4393560" cy="3550920"/>
            <wp:effectExtent l="0" t="0" r="7620" b="0"/>
            <wp:docPr id="1590316244" name="Bilde 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97678" cy="3554248"/>
                    </a:xfrm>
                    <a:prstGeom prst="rect">
                      <a:avLst/>
                    </a:prstGeom>
                    <a:noFill/>
                    <a:ln>
                      <a:noFill/>
                    </a:ln>
                  </pic:spPr>
                </pic:pic>
              </a:graphicData>
            </a:graphic>
          </wp:inline>
        </w:drawing>
      </w:r>
    </w:p>
    <w:p w14:paraId="47393074" w14:textId="2D0C6510" w:rsidR="009E6509" w:rsidRPr="009E6509" w:rsidRDefault="00916B44" w:rsidP="00916B44">
      <w:pPr>
        <w:pStyle w:val="Bildetekst"/>
        <w:jc w:val="center"/>
      </w:pPr>
      <w:r>
        <w:t xml:space="preserve">Figur </w:t>
      </w:r>
      <w:r>
        <w:fldChar w:fldCharType="begin"/>
      </w:r>
      <w:r>
        <w:instrText>SEQ Figur \* ARABIC</w:instrText>
      </w:r>
      <w:r>
        <w:fldChar w:fldCharType="separate"/>
      </w:r>
      <w:r w:rsidR="0071382F">
        <w:rPr>
          <w:noProof/>
        </w:rPr>
        <w:t>1</w:t>
      </w:r>
      <w:r>
        <w:fldChar w:fldCharType="end"/>
      </w:r>
      <w:r>
        <w:t xml:space="preserve"> </w:t>
      </w:r>
      <w:hyperlink r:id="rId17" w:history="1">
        <w:r w:rsidRPr="00E91906">
          <w:rPr>
            <w:rStyle w:val="Hyperkobling"/>
          </w:rPr>
          <w:t>Pomodoro teknikk</w:t>
        </w:r>
      </w:hyperlink>
    </w:p>
    <w:p w14:paraId="74D62AE9" w14:textId="77777777" w:rsidR="007A7A1B" w:rsidRPr="007A7A1B" w:rsidRDefault="00757922" w:rsidP="007A7A1B">
      <w:pPr>
        <w:pStyle w:val="Overskrift2"/>
      </w:pPr>
      <w:bookmarkStart w:id="1" w:name="_Toc805299668"/>
      <w:r w:rsidRPr="007A7A1B">
        <w:t>B</w:t>
      </w:r>
      <w:r w:rsidR="00777D51" w:rsidRPr="007A7A1B">
        <w:t>a</w:t>
      </w:r>
      <w:r w:rsidRPr="007A7A1B">
        <w:t>kgrunn</w:t>
      </w:r>
      <w:bookmarkEnd w:id="1"/>
      <w:r w:rsidR="00777D51" w:rsidRPr="007A7A1B">
        <w:t xml:space="preserve"> </w:t>
      </w:r>
    </w:p>
    <w:p w14:paraId="45606327" w14:textId="746B3C71" w:rsidR="00423443" w:rsidRDefault="00025477" w:rsidP="00025477">
      <w:pPr>
        <w:rPr>
          <w:sz w:val="22"/>
          <w:szCs w:val="22"/>
        </w:rPr>
      </w:pPr>
      <w:r w:rsidRPr="00451828">
        <w:rPr>
          <w:sz w:val="22"/>
          <w:szCs w:val="22"/>
        </w:rPr>
        <w:t xml:space="preserve">I dagens skolemiljø er konsentrasjonsvansker en av de vanligste utfordringene som påvirker elevers læring og utvikling. Ifølge en undersøkelse fra </w:t>
      </w:r>
      <w:hyperlink r:id="rId18" w:history="1">
        <w:r w:rsidRPr="00451828">
          <w:rPr>
            <w:rStyle w:val="Hyperkobling"/>
            <w:sz w:val="22"/>
            <w:szCs w:val="22"/>
          </w:rPr>
          <w:t xml:space="preserve">National Center for </w:t>
        </w:r>
        <w:proofErr w:type="spellStart"/>
        <w:r w:rsidRPr="00451828">
          <w:rPr>
            <w:rStyle w:val="Hyperkobling"/>
            <w:sz w:val="22"/>
            <w:szCs w:val="22"/>
          </w:rPr>
          <w:t>Education</w:t>
        </w:r>
        <w:proofErr w:type="spellEnd"/>
        <w:r w:rsidRPr="00451828">
          <w:rPr>
            <w:rStyle w:val="Hyperkobling"/>
            <w:sz w:val="22"/>
            <w:szCs w:val="22"/>
          </w:rPr>
          <w:t xml:space="preserve"> </w:t>
        </w:r>
        <w:proofErr w:type="spellStart"/>
        <w:r w:rsidRPr="00451828">
          <w:rPr>
            <w:rStyle w:val="Hyperkobling"/>
            <w:sz w:val="22"/>
            <w:szCs w:val="22"/>
          </w:rPr>
          <w:t>Statistics</w:t>
        </w:r>
        <w:proofErr w:type="spellEnd"/>
        <w:r w:rsidRPr="00451828">
          <w:rPr>
            <w:rStyle w:val="Hyperkobling"/>
            <w:sz w:val="22"/>
            <w:szCs w:val="22"/>
          </w:rPr>
          <w:t xml:space="preserve"> (NCES)</w:t>
        </w:r>
      </w:hyperlink>
      <w:r w:rsidRPr="00451828">
        <w:rPr>
          <w:sz w:val="22"/>
          <w:szCs w:val="22"/>
        </w:rPr>
        <w:t xml:space="preserve"> i USA, rapporterte 26 prosent av skoleledere at elevers mangel på fokus eller oppmerksomhet hadde en "alvorlig negativ innvirkning" på læringen i skoleåret 2023-24. Dette tallet øker til 75 prosent når man inkluderer tilfeller med moderat eller alvorlig innvirkning. Ifølge dataene fra National Center for </w:t>
      </w:r>
      <w:proofErr w:type="spellStart"/>
      <w:r w:rsidRPr="00451828">
        <w:rPr>
          <w:sz w:val="22"/>
          <w:szCs w:val="22"/>
        </w:rPr>
        <w:t>Education</w:t>
      </w:r>
      <w:proofErr w:type="spellEnd"/>
      <w:r w:rsidRPr="00451828">
        <w:rPr>
          <w:sz w:val="22"/>
          <w:szCs w:val="22"/>
        </w:rPr>
        <w:t xml:space="preserve"> </w:t>
      </w:r>
      <w:proofErr w:type="spellStart"/>
      <w:r w:rsidRPr="00451828">
        <w:rPr>
          <w:sz w:val="22"/>
          <w:szCs w:val="22"/>
        </w:rPr>
        <w:t>Statistics</w:t>
      </w:r>
      <w:proofErr w:type="spellEnd"/>
      <w:r w:rsidRPr="00451828">
        <w:rPr>
          <w:sz w:val="22"/>
          <w:szCs w:val="22"/>
        </w:rPr>
        <w:t xml:space="preserve"> (NCES) rapporterte 16 prosent av offentlige skoleledere at «bruk av mobiltelefoner, datamaskiner og andre elektroniske enheter når det ikke er tillatt» hadde en «alvorlig negativ innvirkning» på læringen i skoleåret 2023-24. Dette indikerer at uautorisert bruk av digitale enheter, </w:t>
      </w:r>
      <w:r w:rsidRPr="00451828">
        <w:rPr>
          <w:sz w:val="22"/>
          <w:szCs w:val="22"/>
        </w:rPr>
        <w:lastRenderedPageBreak/>
        <w:t>som mobiltelefoner, er en betydelig faktor som utfordrer elevenes konsentrasjon i klasserommet.</w:t>
      </w:r>
    </w:p>
    <w:p w14:paraId="4877E578" w14:textId="77777777" w:rsidR="00A16520" w:rsidRDefault="00C32B45" w:rsidP="00A16520">
      <w:pPr>
        <w:keepNext/>
        <w:jc w:val="center"/>
      </w:pPr>
      <w:r>
        <w:rPr>
          <w:noProof/>
        </w:rPr>
        <w:drawing>
          <wp:inline distT="0" distB="0" distL="0" distR="0" wp14:anchorId="696DD1D0" wp14:editId="02D07AB4">
            <wp:extent cx="3573780" cy="2286000"/>
            <wp:effectExtent l="0" t="0" r="7620" b="0"/>
            <wp:docPr id="257178744" name="Bilde 2" descr="Zombie Scrolling and Mental Health | Newport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ombie Scrolling and Mental Health | Newport Institut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73780" cy="2286000"/>
                    </a:xfrm>
                    <a:prstGeom prst="rect">
                      <a:avLst/>
                    </a:prstGeom>
                    <a:noFill/>
                    <a:ln>
                      <a:noFill/>
                    </a:ln>
                  </pic:spPr>
                </pic:pic>
              </a:graphicData>
            </a:graphic>
          </wp:inline>
        </w:drawing>
      </w:r>
    </w:p>
    <w:p w14:paraId="71CD0348" w14:textId="17A59FE3" w:rsidR="00423443" w:rsidRDefault="00A16520" w:rsidP="00A16520">
      <w:pPr>
        <w:pStyle w:val="Bildetekst"/>
        <w:jc w:val="center"/>
        <w:rPr>
          <w:sz w:val="22"/>
          <w:szCs w:val="22"/>
        </w:rPr>
      </w:pPr>
      <w:r>
        <w:t xml:space="preserve">Figur </w:t>
      </w:r>
      <w:r>
        <w:fldChar w:fldCharType="begin"/>
      </w:r>
      <w:r>
        <w:instrText>SEQ Figur \* ARABIC</w:instrText>
      </w:r>
      <w:r>
        <w:fldChar w:fldCharType="separate"/>
      </w:r>
      <w:r w:rsidR="0071382F">
        <w:rPr>
          <w:noProof/>
        </w:rPr>
        <w:t>2</w:t>
      </w:r>
      <w:r>
        <w:fldChar w:fldCharType="end"/>
      </w:r>
      <w:r w:rsidRPr="00316C39">
        <w:t xml:space="preserve"> </w:t>
      </w:r>
      <w:hyperlink r:id="rId20" w:history="1">
        <w:r w:rsidRPr="00A16520">
          <w:rPr>
            <w:rStyle w:val="Hyperkobling"/>
          </w:rPr>
          <w:t>Distraksjoner</w:t>
        </w:r>
      </w:hyperlink>
    </w:p>
    <w:p w14:paraId="1C012F60" w14:textId="0F442113" w:rsidR="00971B0A" w:rsidRPr="00451828" w:rsidRDefault="000E4A5F" w:rsidP="00025477">
      <w:pPr>
        <w:rPr>
          <w:b/>
          <w:sz w:val="22"/>
          <w:szCs w:val="22"/>
        </w:rPr>
      </w:pPr>
      <w:r w:rsidRPr="00451828">
        <w:rPr>
          <w:b/>
          <w:sz w:val="22"/>
          <w:szCs w:val="22"/>
        </w:rPr>
        <w:t>Om pomodoro som alternativ løsning fremfor selvregulert</w:t>
      </w:r>
      <w:r w:rsidR="00916966">
        <w:rPr>
          <w:b/>
          <w:sz w:val="22"/>
          <w:szCs w:val="22"/>
        </w:rPr>
        <w:t xml:space="preserve"> </w:t>
      </w:r>
      <w:r w:rsidR="00B80DC5">
        <w:rPr>
          <w:b/>
          <w:sz w:val="22"/>
          <w:szCs w:val="22"/>
        </w:rPr>
        <w:t>studering</w:t>
      </w:r>
      <w:r w:rsidRPr="00451828">
        <w:rPr>
          <w:b/>
          <w:sz w:val="22"/>
          <w:szCs w:val="22"/>
        </w:rPr>
        <w:t xml:space="preserve"> </w:t>
      </w:r>
    </w:p>
    <w:p w14:paraId="756DCA69" w14:textId="38C421C9" w:rsidR="00860355" w:rsidRPr="00451828" w:rsidRDefault="00860355" w:rsidP="00860355">
      <w:pPr>
        <w:rPr>
          <w:sz w:val="22"/>
          <w:szCs w:val="22"/>
        </w:rPr>
      </w:pPr>
      <w:r w:rsidRPr="00451828">
        <w:rPr>
          <w:sz w:val="22"/>
          <w:szCs w:val="22"/>
        </w:rPr>
        <w:t xml:space="preserve">Studien </w:t>
      </w:r>
      <w:hyperlink r:id="rId21" w:history="1">
        <w:r w:rsidRPr="00451828">
          <w:rPr>
            <w:rStyle w:val="Hyperkobling"/>
            <w:sz w:val="22"/>
            <w:szCs w:val="22"/>
          </w:rPr>
          <w:t>"</w:t>
        </w:r>
        <w:proofErr w:type="spellStart"/>
        <w:r w:rsidRPr="00451828">
          <w:rPr>
            <w:rStyle w:val="Hyperkobling"/>
            <w:sz w:val="22"/>
            <w:szCs w:val="22"/>
          </w:rPr>
          <w:t>Understanding</w:t>
        </w:r>
        <w:proofErr w:type="spellEnd"/>
        <w:r w:rsidRPr="00451828">
          <w:rPr>
            <w:rStyle w:val="Hyperkobling"/>
            <w:sz w:val="22"/>
            <w:szCs w:val="22"/>
          </w:rPr>
          <w:t xml:space="preserve"> </w:t>
        </w:r>
        <w:proofErr w:type="spellStart"/>
        <w:r w:rsidRPr="00451828">
          <w:rPr>
            <w:rStyle w:val="Hyperkobling"/>
            <w:sz w:val="22"/>
            <w:szCs w:val="22"/>
          </w:rPr>
          <w:t>effort</w:t>
        </w:r>
        <w:proofErr w:type="spellEnd"/>
        <w:r w:rsidRPr="00451828">
          <w:rPr>
            <w:rStyle w:val="Hyperkobling"/>
            <w:sz w:val="22"/>
            <w:szCs w:val="22"/>
          </w:rPr>
          <w:t xml:space="preserve"> </w:t>
        </w:r>
        <w:proofErr w:type="spellStart"/>
        <w:r w:rsidRPr="00451828">
          <w:rPr>
            <w:rStyle w:val="Hyperkobling"/>
            <w:sz w:val="22"/>
            <w:szCs w:val="22"/>
          </w:rPr>
          <w:t>regulation</w:t>
        </w:r>
        <w:proofErr w:type="spellEnd"/>
        <w:r w:rsidRPr="00451828">
          <w:rPr>
            <w:rStyle w:val="Hyperkobling"/>
            <w:sz w:val="22"/>
            <w:szCs w:val="22"/>
          </w:rPr>
          <w:t xml:space="preserve">: </w:t>
        </w:r>
        <w:proofErr w:type="spellStart"/>
        <w:r w:rsidRPr="00451828">
          <w:rPr>
            <w:rStyle w:val="Hyperkobling"/>
            <w:sz w:val="22"/>
            <w:szCs w:val="22"/>
          </w:rPr>
          <w:t>Comparing</w:t>
        </w:r>
        <w:proofErr w:type="spellEnd"/>
        <w:r w:rsidRPr="00451828">
          <w:rPr>
            <w:rStyle w:val="Hyperkobling"/>
            <w:sz w:val="22"/>
            <w:szCs w:val="22"/>
          </w:rPr>
          <w:t xml:space="preserve"> 'Pomodoro' breaks and </w:t>
        </w:r>
        <w:proofErr w:type="spellStart"/>
        <w:r w:rsidRPr="00451828">
          <w:rPr>
            <w:rStyle w:val="Hyperkobling"/>
            <w:sz w:val="22"/>
            <w:szCs w:val="22"/>
          </w:rPr>
          <w:t>self-regulated</w:t>
        </w:r>
        <w:proofErr w:type="spellEnd"/>
        <w:r w:rsidRPr="00451828">
          <w:rPr>
            <w:rStyle w:val="Hyperkobling"/>
            <w:sz w:val="22"/>
            <w:szCs w:val="22"/>
          </w:rPr>
          <w:t xml:space="preserve"> breaks"</w:t>
        </w:r>
      </w:hyperlink>
      <w:r w:rsidRPr="00451828">
        <w:rPr>
          <w:sz w:val="22"/>
          <w:szCs w:val="22"/>
        </w:rPr>
        <w:t xml:space="preserve"> (publisert i British Journal </w:t>
      </w:r>
      <w:proofErr w:type="spellStart"/>
      <w:r w:rsidRPr="00451828">
        <w:rPr>
          <w:sz w:val="22"/>
          <w:szCs w:val="22"/>
        </w:rPr>
        <w:t>of</w:t>
      </w:r>
      <w:proofErr w:type="spellEnd"/>
      <w:r w:rsidRPr="00451828">
        <w:rPr>
          <w:sz w:val="22"/>
          <w:szCs w:val="22"/>
        </w:rPr>
        <w:t xml:space="preserve"> </w:t>
      </w:r>
      <w:proofErr w:type="spellStart"/>
      <w:r w:rsidRPr="00451828">
        <w:rPr>
          <w:sz w:val="22"/>
          <w:szCs w:val="22"/>
        </w:rPr>
        <w:t>Educational</w:t>
      </w:r>
      <w:proofErr w:type="spellEnd"/>
      <w:r w:rsidRPr="00451828">
        <w:rPr>
          <w:sz w:val="22"/>
          <w:szCs w:val="22"/>
        </w:rPr>
        <w:t xml:space="preserve"> </w:t>
      </w:r>
      <w:proofErr w:type="spellStart"/>
      <w:r w:rsidRPr="00451828">
        <w:rPr>
          <w:sz w:val="22"/>
          <w:szCs w:val="22"/>
        </w:rPr>
        <w:t>Psychology</w:t>
      </w:r>
      <w:proofErr w:type="spellEnd"/>
      <w:r w:rsidRPr="00451828">
        <w:rPr>
          <w:sz w:val="22"/>
          <w:szCs w:val="22"/>
        </w:rPr>
        <w:t xml:space="preserve">, 2023) undersøkte effekten av systematiske pauser versus selvregulerte pauser under selvstudium. 87 studenter deltok i en online-intervensjon: En gruppe tok selvbestemte pauser (n=35), mens andre fulgte Pomodoro-teknikken (24 </w:t>
      </w:r>
      <w:proofErr w:type="gramStart"/>
      <w:r w:rsidRPr="00451828">
        <w:rPr>
          <w:sz w:val="22"/>
          <w:szCs w:val="22"/>
        </w:rPr>
        <w:t>min studier</w:t>
      </w:r>
      <w:proofErr w:type="gramEnd"/>
      <w:r w:rsidRPr="00451828">
        <w:rPr>
          <w:sz w:val="22"/>
          <w:szCs w:val="22"/>
        </w:rPr>
        <w:t xml:space="preserve"> + 6 min pause, n=25) eller kortere systematiske pauser (12 min + 3 min, n=27). Resultatene viste at selvregulerte pauser førte til lengre studieøkter og pauser, høyere tretthet og distraksjon, samt lavere konsentrasjon og motivasjon sammenlignet med systematiske pauser. Det var ingen forskjell i mental innsats eller oppgavefullføring, men systematiske pauser ga bedre humør og effektivitet (samme oppgaver fullført på kortere tid).</w:t>
      </w:r>
    </w:p>
    <w:p w14:paraId="331A8150" w14:textId="4CF3CEB2" w:rsidR="00860355" w:rsidRPr="00451828" w:rsidRDefault="008C75F0" w:rsidP="00025477">
      <w:pPr>
        <w:rPr>
          <w:sz w:val="22"/>
          <w:szCs w:val="22"/>
        </w:rPr>
      </w:pPr>
      <w:r w:rsidRPr="00451828">
        <w:rPr>
          <w:b/>
          <w:bCs/>
          <w:sz w:val="22"/>
          <w:szCs w:val="22"/>
        </w:rPr>
        <w:t xml:space="preserve">Tilgjengelig </w:t>
      </w:r>
      <w:r w:rsidR="00755DEE" w:rsidRPr="00451828">
        <w:rPr>
          <w:b/>
          <w:bCs/>
          <w:sz w:val="22"/>
          <w:szCs w:val="22"/>
        </w:rPr>
        <w:t>pomodoro</w:t>
      </w:r>
      <w:r w:rsidR="00DC06D8" w:rsidRPr="00451828">
        <w:rPr>
          <w:b/>
          <w:bCs/>
          <w:sz w:val="22"/>
          <w:szCs w:val="22"/>
        </w:rPr>
        <w:t xml:space="preserve"> verktøy</w:t>
      </w:r>
    </w:p>
    <w:p w14:paraId="1E58A05E" w14:textId="094C2E9F" w:rsidR="00C06225" w:rsidRDefault="00DC06D8" w:rsidP="007A7A1B">
      <w:pPr>
        <w:rPr>
          <w:sz w:val="22"/>
          <w:szCs w:val="22"/>
        </w:rPr>
      </w:pPr>
      <w:r w:rsidRPr="00451828">
        <w:rPr>
          <w:sz w:val="22"/>
          <w:szCs w:val="22"/>
        </w:rPr>
        <w:t>Det finne</w:t>
      </w:r>
      <w:r w:rsidR="004D4768">
        <w:rPr>
          <w:sz w:val="22"/>
          <w:szCs w:val="22"/>
        </w:rPr>
        <w:t>s</w:t>
      </w:r>
      <w:r w:rsidRPr="00451828">
        <w:rPr>
          <w:sz w:val="22"/>
          <w:szCs w:val="22"/>
        </w:rPr>
        <w:t xml:space="preserve"> al</w:t>
      </w:r>
      <w:r w:rsidR="00BF59C1" w:rsidRPr="00451828">
        <w:rPr>
          <w:sz w:val="22"/>
          <w:szCs w:val="22"/>
        </w:rPr>
        <w:t xml:space="preserve">lerede </w:t>
      </w:r>
      <w:r w:rsidR="00AC0DAE" w:rsidRPr="00451828">
        <w:rPr>
          <w:sz w:val="22"/>
          <w:szCs w:val="22"/>
        </w:rPr>
        <w:t xml:space="preserve">tilgjengelig </w:t>
      </w:r>
      <w:r w:rsidR="002609B1" w:rsidRPr="00451828">
        <w:rPr>
          <w:sz w:val="22"/>
          <w:szCs w:val="22"/>
        </w:rPr>
        <w:t>flere forskjellige pomodoro</w:t>
      </w:r>
      <w:r w:rsidR="00326D8C" w:rsidRPr="00451828">
        <w:rPr>
          <w:sz w:val="22"/>
          <w:szCs w:val="22"/>
        </w:rPr>
        <w:t xml:space="preserve"> verktøy </w:t>
      </w:r>
      <w:r w:rsidR="00621CEE" w:rsidRPr="00451828">
        <w:rPr>
          <w:sz w:val="22"/>
          <w:szCs w:val="22"/>
        </w:rPr>
        <w:t xml:space="preserve">fra før. </w:t>
      </w:r>
      <w:r w:rsidR="00C73C58" w:rsidRPr="00451828">
        <w:rPr>
          <w:sz w:val="22"/>
          <w:szCs w:val="22"/>
        </w:rPr>
        <w:t>No</w:t>
      </w:r>
      <w:r w:rsidR="0049427D" w:rsidRPr="00451828">
        <w:rPr>
          <w:sz w:val="22"/>
          <w:szCs w:val="22"/>
        </w:rPr>
        <w:t xml:space="preserve">en i fysisk forstand som </w:t>
      </w:r>
      <w:r w:rsidR="000C6C5D" w:rsidRPr="00451828">
        <w:rPr>
          <w:sz w:val="22"/>
          <w:szCs w:val="22"/>
        </w:rPr>
        <w:t>en simpel klokke</w:t>
      </w:r>
      <w:r w:rsidR="009F7C65" w:rsidRPr="00451828">
        <w:rPr>
          <w:sz w:val="22"/>
          <w:szCs w:val="22"/>
        </w:rPr>
        <w:t xml:space="preserve"> med begrenset funksjonalitet. Andre </w:t>
      </w:r>
      <w:r w:rsidR="00DE4666" w:rsidRPr="00451828">
        <w:rPr>
          <w:sz w:val="22"/>
          <w:szCs w:val="22"/>
        </w:rPr>
        <w:t xml:space="preserve">er web-basert </w:t>
      </w:r>
      <w:r w:rsidR="00F04FED" w:rsidRPr="00451828">
        <w:rPr>
          <w:sz w:val="22"/>
          <w:szCs w:val="22"/>
        </w:rPr>
        <w:t xml:space="preserve">med flere alternative innstillinger. </w:t>
      </w:r>
      <w:r w:rsidR="003871A9" w:rsidRPr="00451828">
        <w:rPr>
          <w:sz w:val="22"/>
          <w:szCs w:val="22"/>
        </w:rPr>
        <w:br/>
        <w:t>Web-basert pomo</w:t>
      </w:r>
      <w:r w:rsidR="00A23AE9" w:rsidRPr="00451828">
        <w:rPr>
          <w:sz w:val="22"/>
          <w:szCs w:val="22"/>
        </w:rPr>
        <w:t xml:space="preserve">doro gir </w:t>
      </w:r>
      <w:r w:rsidR="00300B00" w:rsidRPr="00451828">
        <w:rPr>
          <w:sz w:val="22"/>
          <w:szCs w:val="22"/>
        </w:rPr>
        <w:t xml:space="preserve">flere </w:t>
      </w:r>
      <w:r w:rsidR="00F02287" w:rsidRPr="00451828">
        <w:rPr>
          <w:sz w:val="22"/>
          <w:szCs w:val="22"/>
        </w:rPr>
        <w:t xml:space="preserve">muligheter til å sette </w:t>
      </w:r>
      <w:r w:rsidR="009556B7" w:rsidRPr="00451828">
        <w:rPr>
          <w:sz w:val="22"/>
          <w:szCs w:val="22"/>
        </w:rPr>
        <w:t>innstillinger</w:t>
      </w:r>
      <w:r w:rsidR="003871A9" w:rsidRPr="00451828">
        <w:rPr>
          <w:sz w:val="22"/>
          <w:szCs w:val="22"/>
        </w:rPr>
        <w:t xml:space="preserve">. </w:t>
      </w:r>
      <w:r w:rsidR="009A2788" w:rsidRPr="00451828">
        <w:rPr>
          <w:sz w:val="22"/>
          <w:szCs w:val="22"/>
        </w:rPr>
        <w:t>Utfordringe</w:t>
      </w:r>
      <w:r w:rsidR="009556B7" w:rsidRPr="00451828">
        <w:rPr>
          <w:sz w:val="22"/>
          <w:szCs w:val="22"/>
        </w:rPr>
        <w:t>n</w:t>
      </w:r>
      <w:r w:rsidR="009A2788" w:rsidRPr="00451828">
        <w:rPr>
          <w:sz w:val="22"/>
          <w:szCs w:val="22"/>
        </w:rPr>
        <w:t xml:space="preserve"> med web-basert </w:t>
      </w:r>
      <w:r w:rsidR="00AF67B4" w:rsidRPr="00451828">
        <w:rPr>
          <w:sz w:val="22"/>
          <w:szCs w:val="22"/>
        </w:rPr>
        <w:t>pom</w:t>
      </w:r>
      <w:r w:rsidR="006F5859" w:rsidRPr="00451828">
        <w:rPr>
          <w:sz w:val="22"/>
          <w:szCs w:val="22"/>
        </w:rPr>
        <w:t xml:space="preserve">odoro er at </w:t>
      </w:r>
      <w:r w:rsidR="00A3287A" w:rsidRPr="00451828">
        <w:rPr>
          <w:sz w:val="22"/>
          <w:szCs w:val="22"/>
        </w:rPr>
        <w:t xml:space="preserve">distraksjoner er fortsatt </w:t>
      </w:r>
      <w:r w:rsidR="00F1357C" w:rsidRPr="00451828">
        <w:rPr>
          <w:sz w:val="22"/>
          <w:szCs w:val="22"/>
        </w:rPr>
        <w:t>lett tilgjengelig, fordi distraksjone</w:t>
      </w:r>
      <w:r w:rsidR="003E30CE" w:rsidRPr="00451828">
        <w:rPr>
          <w:sz w:val="22"/>
          <w:szCs w:val="22"/>
        </w:rPr>
        <w:t xml:space="preserve">r og </w:t>
      </w:r>
      <w:proofErr w:type="spellStart"/>
      <w:r w:rsidR="00021C11" w:rsidRPr="00451828">
        <w:rPr>
          <w:sz w:val="22"/>
          <w:szCs w:val="22"/>
        </w:rPr>
        <w:t>pomodoroen</w:t>
      </w:r>
      <w:proofErr w:type="spellEnd"/>
      <w:r w:rsidR="00021C11" w:rsidRPr="00451828">
        <w:rPr>
          <w:sz w:val="22"/>
          <w:szCs w:val="22"/>
        </w:rPr>
        <w:t xml:space="preserve"> er på samme plattform.</w:t>
      </w:r>
      <w:r w:rsidR="00056C2E" w:rsidRPr="00451828">
        <w:rPr>
          <w:sz w:val="22"/>
          <w:szCs w:val="22"/>
        </w:rPr>
        <w:t xml:space="preserve"> </w:t>
      </w:r>
      <w:r w:rsidR="00056C2E" w:rsidRPr="00451828">
        <w:rPr>
          <w:sz w:val="22"/>
          <w:szCs w:val="22"/>
        </w:rPr>
        <w:br/>
      </w:r>
      <w:r w:rsidR="002C1AB0" w:rsidRPr="00451828">
        <w:rPr>
          <w:sz w:val="22"/>
          <w:szCs w:val="22"/>
        </w:rPr>
        <w:t xml:space="preserve">Fysisk pomodoro derimot er helt avskåret fra plattformer som kan distrahere </w:t>
      </w:r>
      <w:r w:rsidR="00DC4ADD" w:rsidRPr="00451828">
        <w:rPr>
          <w:sz w:val="22"/>
          <w:szCs w:val="22"/>
        </w:rPr>
        <w:t xml:space="preserve">student, men </w:t>
      </w:r>
      <w:r w:rsidR="00CD57D5" w:rsidRPr="00451828">
        <w:rPr>
          <w:sz w:val="22"/>
          <w:szCs w:val="22"/>
        </w:rPr>
        <w:t xml:space="preserve">vil være vanskeligere </w:t>
      </w:r>
      <w:r w:rsidR="00E008C2">
        <w:rPr>
          <w:sz w:val="22"/>
          <w:szCs w:val="22"/>
        </w:rPr>
        <w:t>å</w:t>
      </w:r>
      <w:r w:rsidR="00CD57D5" w:rsidRPr="00451828">
        <w:rPr>
          <w:sz w:val="22"/>
          <w:szCs w:val="22"/>
        </w:rPr>
        <w:t xml:space="preserve"> tilpasse</w:t>
      </w:r>
      <w:r w:rsidR="00D11E11" w:rsidRPr="00451828">
        <w:rPr>
          <w:sz w:val="22"/>
          <w:szCs w:val="22"/>
        </w:rPr>
        <w:t xml:space="preserve"> etter behov.</w:t>
      </w:r>
      <w:r w:rsidR="00021C11" w:rsidRPr="00451828">
        <w:rPr>
          <w:sz w:val="22"/>
          <w:szCs w:val="22"/>
        </w:rPr>
        <w:t xml:space="preserve"> </w:t>
      </w:r>
      <w:r w:rsidR="00595CB1" w:rsidRPr="00451828">
        <w:rPr>
          <w:sz w:val="22"/>
          <w:szCs w:val="22"/>
        </w:rPr>
        <w:t xml:space="preserve">På </w:t>
      </w:r>
      <w:hyperlink r:id="rId22" w:history="1">
        <w:r w:rsidR="00595CB1" w:rsidRPr="00451828">
          <w:rPr>
            <w:rStyle w:val="Hyperkobling"/>
            <w:sz w:val="22"/>
            <w:szCs w:val="22"/>
          </w:rPr>
          <w:t>hackter.io</w:t>
        </w:r>
      </w:hyperlink>
      <w:r w:rsidR="00595CB1" w:rsidRPr="00451828">
        <w:rPr>
          <w:sz w:val="22"/>
          <w:szCs w:val="22"/>
        </w:rPr>
        <w:t xml:space="preserve"> finnes det også flere pomodoro prosjekter, men flere av de mangler konfigurasjonsmuligheter</w:t>
      </w:r>
      <w:r w:rsidR="00595CB1">
        <w:rPr>
          <w:sz w:val="22"/>
          <w:szCs w:val="22"/>
        </w:rPr>
        <w:t xml:space="preserve">. </w:t>
      </w:r>
      <w:r w:rsidR="00E76611" w:rsidRPr="00451828">
        <w:rPr>
          <w:sz w:val="22"/>
          <w:szCs w:val="22"/>
        </w:rPr>
        <w:t xml:space="preserve">Motivasjonen for </w:t>
      </w:r>
      <w:r w:rsidR="00F173AE" w:rsidRPr="00451828">
        <w:rPr>
          <w:sz w:val="22"/>
          <w:szCs w:val="22"/>
        </w:rPr>
        <w:t xml:space="preserve">å utvikle en </w:t>
      </w:r>
      <w:r w:rsidR="006707C9" w:rsidRPr="00451828">
        <w:rPr>
          <w:sz w:val="22"/>
          <w:szCs w:val="22"/>
        </w:rPr>
        <w:t>Pomodoro</w:t>
      </w:r>
      <w:r w:rsidR="00F173AE" w:rsidRPr="00451828">
        <w:rPr>
          <w:sz w:val="22"/>
          <w:szCs w:val="22"/>
        </w:rPr>
        <w:t xml:space="preserve"> enhet</w:t>
      </w:r>
      <w:r w:rsidR="006707C9" w:rsidRPr="00451828">
        <w:rPr>
          <w:sz w:val="22"/>
          <w:szCs w:val="22"/>
        </w:rPr>
        <w:t xml:space="preserve"> </w:t>
      </w:r>
      <w:r w:rsidR="006B5F35" w:rsidRPr="00451828">
        <w:rPr>
          <w:sz w:val="22"/>
          <w:szCs w:val="22"/>
        </w:rPr>
        <w:t>er</w:t>
      </w:r>
      <w:r w:rsidR="006707C9" w:rsidRPr="00451828">
        <w:rPr>
          <w:sz w:val="22"/>
          <w:szCs w:val="22"/>
        </w:rPr>
        <w:t xml:space="preserve"> </w:t>
      </w:r>
      <w:r w:rsidR="00F173AE" w:rsidRPr="00451828">
        <w:rPr>
          <w:sz w:val="22"/>
          <w:szCs w:val="22"/>
        </w:rPr>
        <w:t>fordi det er en</w:t>
      </w:r>
      <w:r w:rsidR="00E76611" w:rsidRPr="00451828">
        <w:rPr>
          <w:sz w:val="22"/>
          <w:szCs w:val="22"/>
        </w:rPr>
        <w:t xml:space="preserve"> </w:t>
      </w:r>
      <w:r w:rsidR="005F0A3A" w:rsidRPr="00451828">
        <w:rPr>
          <w:sz w:val="22"/>
          <w:szCs w:val="22"/>
        </w:rPr>
        <w:t>studie</w:t>
      </w:r>
      <w:r w:rsidR="00E43CDA" w:rsidRPr="00451828">
        <w:rPr>
          <w:sz w:val="22"/>
          <w:szCs w:val="22"/>
        </w:rPr>
        <w:t xml:space="preserve">strategi som </w:t>
      </w:r>
      <w:r w:rsidR="00594236" w:rsidRPr="00451828">
        <w:rPr>
          <w:sz w:val="22"/>
          <w:szCs w:val="22"/>
        </w:rPr>
        <w:t>er</w:t>
      </w:r>
      <w:r w:rsidR="00E43CDA" w:rsidRPr="00451828">
        <w:rPr>
          <w:sz w:val="22"/>
          <w:szCs w:val="22"/>
        </w:rPr>
        <w:t xml:space="preserve"> </w:t>
      </w:r>
      <w:r w:rsidR="00594236" w:rsidRPr="00451828">
        <w:rPr>
          <w:sz w:val="22"/>
          <w:szCs w:val="22"/>
        </w:rPr>
        <w:t>brukt</w:t>
      </w:r>
      <w:r w:rsidR="00E43CDA" w:rsidRPr="00451828">
        <w:rPr>
          <w:sz w:val="22"/>
          <w:szCs w:val="22"/>
        </w:rPr>
        <w:t xml:space="preserve"> </w:t>
      </w:r>
      <w:r w:rsidR="00594236" w:rsidRPr="00451828">
        <w:rPr>
          <w:sz w:val="22"/>
          <w:szCs w:val="22"/>
        </w:rPr>
        <w:t>av</w:t>
      </w:r>
      <w:r w:rsidR="00DF4311" w:rsidRPr="00451828">
        <w:rPr>
          <w:sz w:val="22"/>
          <w:szCs w:val="22"/>
        </w:rPr>
        <w:t xml:space="preserve"> </w:t>
      </w:r>
      <w:r w:rsidR="00C51908" w:rsidRPr="00451828">
        <w:rPr>
          <w:sz w:val="22"/>
          <w:szCs w:val="22"/>
        </w:rPr>
        <w:t>gruppen</w:t>
      </w:r>
      <w:r w:rsidR="00351C45" w:rsidRPr="00451828">
        <w:rPr>
          <w:sz w:val="22"/>
          <w:szCs w:val="22"/>
        </w:rPr>
        <w:t>,</w:t>
      </w:r>
      <w:r w:rsidR="009D32EC" w:rsidRPr="00451828">
        <w:rPr>
          <w:sz w:val="22"/>
          <w:szCs w:val="22"/>
        </w:rPr>
        <w:t xml:space="preserve"> </w:t>
      </w:r>
      <w:r w:rsidR="00F261ED" w:rsidRPr="00451828">
        <w:rPr>
          <w:sz w:val="22"/>
          <w:szCs w:val="22"/>
        </w:rPr>
        <w:t xml:space="preserve">og </w:t>
      </w:r>
      <w:r w:rsidR="00935BCC" w:rsidRPr="00451828">
        <w:rPr>
          <w:sz w:val="22"/>
          <w:szCs w:val="22"/>
        </w:rPr>
        <w:t xml:space="preserve">den kan </w:t>
      </w:r>
      <w:r w:rsidR="00572C11" w:rsidRPr="00451828">
        <w:rPr>
          <w:sz w:val="22"/>
          <w:szCs w:val="22"/>
        </w:rPr>
        <w:t>gjøres fysisk mer inter</w:t>
      </w:r>
      <w:r w:rsidR="008463D8" w:rsidRPr="00451828">
        <w:rPr>
          <w:sz w:val="22"/>
          <w:szCs w:val="22"/>
        </w:rPr>
        <w:t>essan</w:t>
      </w:r>
      <w:r w:rsidR="00572C11" w:rsidRPr="00451828">
        <w:rPr>
          <w:sz w:val="22"/>
          <w:szCs w:val="22"/>
        </w:rPr>
        <w:t xml:space="preserve">t </w:t>
      </w:r>
      <w:r w:rsidR="00973A07" w:rsidRPr="00451828">
        <w:rPr>
          <w:sz w:val="22"/>
          <w:szCs w:val="22"/>
        </w:rPr>
        <w:t>og intuitiv.</w:t>
      </w:r>
      <w:r w:rsidR="003844FF" w:rsidRPr="00451828">
        <w:rPr>
          <w:sz w:val="22"/>
          <w:szCs w:val="22"/>
        </w:rPr>
        <w:br/>
      </w:r>
    </w:p>
    <w:p w14:paraId="6515878E" w14:textId="77777777" w:rsidR="003F3058" w:rsidRDefault="00D90DDF" w:rsidP="003F3058">
      <w:pPr>
        <w:keepNext/>
        <w:jc w:val="center"/>
      </w:pPr>
      <w:r w:rsidRPr="00D90DDF">
        <w:rPr>
          <w:noProof/>
        </w:rPr>
        <w:lastRenderedPageBreak/>
        <w:drawing>
          <wp:inline distT="0" distB="0" distL="0" distR="0" wp14:anchorId="4FAC9EC6" wp14:editId="67B02CCA">
            <wp:extent cx="3375323" cy="2209800"/>
            <wp:effectExtent l="0" t="0" r="0" b="0"/>
            <wp:docPr id="1171599357" name="Bilde 1" descr="Et bilde som inneholder tekst, skjermbilde, programvare, Operativsyste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9357" name="Bilde 1" descr="Et bilde som inneholder tekst, skjermbilde, programvare, Operativsystem&#10;&#10;KI-generert innhold kan være feil."/>
                    <pic:cNvPicPr/>
                  </pic:nvPicPr>
                  <pic:blipFill>
                    <a:blip r:embed="rId23"/>
                    <a:stretch>
                      <a:fillRect/>
                    </a:stretch>
                  </pic:blipFill>
                  <pic:spPr>
                    <a:xfrm>
                      <a:off x="0" y="0"/>
                      <a:ext cx="3398889" cy="2225229"/>
                    </a:xfrm>
                    <a:prstGeom prst="rect">
                      <a:avLst/>
                    </a:prstGeom>
                  </pic:spPr>
                </pic:pic>
              </a:graphicData>
            </a:graphic>
          </wp:inline>
        </w:drawing>
      </w:r>
    </w:p>
    <w:p w14:paraId="05D38084" w14:textId="4C7824B4" w:rsidR="00967A32" w:rsidRDefault="003F3058" w:rsidP="003F3058">
      <w:pPr>
        <w:pStyle w:val="Bildetekst"/>
        <w:jc w:val="center"/>
      </w:pPr>
      <w:r>
        <w:t xml:space="preserve">Figur </w:t>
      </w:r>
      <w:r>
        <w:fldChar w:fldCharType="begin"/>
      </w:r>
      <w:r>
        <w:instrText>SEQ Figur \* ARABIC</w:instrText>
      </w:r>
      <w:r>
        <w:fldChar w:fldCharType="separate"/>
      </w:r>
      <w:r w:rsidR="0071382F">
        <w:rPr>
          <w:noProof/>
        </w:rPr>
        <w:t>3</w:t>
      </w:r>
      <w:r>
        <w:fldChar w:fldCharType="end"/>
      </w:r>
      <w:r>
        <w:t xml:space="preserve">: </w:t>
      </w:r>
      <w:hyperlink r:id="rId24" w:history="1">
        <w:r w:rsidRPr="007660C3">
          <w:rPr>
            <w:rStyle w:val="Hyperkobling"/>
          </w:rPr>
          <w:t>web-basert pomodoro</w:t>
        </w:r>
      </w:hyperlink>
    </w:p>
    <w:p w14:paraId="5E941F96" w14:textId="77777777" w:rsidR="007660C3" w:rsidRDefault="00A248CC" w:rsidP="007660C3">
      <w:pPr>
        <w:keepNext/>
        <w:jc w:val="center"/>
      </w:pPr>
      <w:r>
        <w:rPr>
          <w:noProof/>
        </w:rPr>
        <w:drawing>
          <wp:inline distT="0" distB="0" distL="0" distR="0" wp14:anchorId="71345CB6" wp14:editId="325C3E70">
            <wp:extent cx="3230880" cy="2574365"/>
            <wp:effectExtent l="0" t="0" r="7620" b="0"/>
            <wp:docPr id="1515166951" name="Bilde 1" descr="Et bilde som inneholder klokke, rød, innendørs&#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66951" name="Bilde 1" descr="Et bilde som inneholder klokke, rød, innendørs&#10;&#10;KI-generert innhold kan være feil."/>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2154" cy="2575380"/>
                    </a:xfrm>
                    <a:prstGeom prst="rect">
                      <a:avLst/>
                    </a:prstGeom>
                    <a:noFill/>
                    <a:ln>
                      <a:noFill/>
                    </a:ln>
                  </pic:spPr>
                </pic:pic>
              </a:graphicData>
            </a:graphic>
          </wp:inline>
        </w:drawing>
      </w:r>
    </w:p>
    <w:p w14:paraId="183958E7" w14:textId="66FC2C1A" w:rsidR="00E97DC1" w:rsidRPr="007A7A1B" w:rsidRDefault="007660C3" w:rsidP="00E8517F">
      <w:pPr>
        <w:pStyle w:val="Bildetekst"/>
        <w:jc w:val="center"/>
      </w:pPr>
      <w:r>
        <w:t xml:space="preserve">Figur </w:t>
      </w:r>
      <w:r>
        <w:fldChar w:fldCharType="begin"/>
      </w:r>
      <w:r>
        <w:instrText>SEQ Figur \* ARABIC</w:instrText>
      </w:r>
      <w:r>
        <w:fldChar w:fldCharType="separate"/>
      </w:r>
      <w:r w:rsidR="0071382F">
        <w:rPr>
          <w:noProof/>
        </w:rPr>
        <w:t>4</w:t>
      </w:r>
      <w:r>
        <w:fldChar w:fldCharType="end"/>
      </w:r>
      <w:r>
        <w:t xml:space="preserve">: </w:t>
      </w:r>
      <w:hyperlink r:id="rId26" w:history="1">
        <w:r w:rsidRPr="00E8517F">
          <w:rPr>
            <w:rStyle w:val="Hyperkobling"/>
          </w:rPr>
          <w:t>Fysisk klokke</w:t>
        </w:r>
      </w:hyperlink>
    </w:p>
    <w:p w14:paraId="2E9301CB" w14:textId="321DDD4C" w:rsidR="00321390" w:rsidRPr="001F3704" w:rsidRDefault="00777D51" w:rsidP="00777D51">
      <w:pPr>
        <w:pStyle w:val="Overskrift2"/>
      </w:pPr>
      <w:bookmarkStart w:id="2" w:name="_Toc177438460"/>
      <w:r w:rsidRPr="001F3704">
        <w:t>Problem</w:t>
      </w:r>
      <w:r w:rsidR="006103E0" w:rsidRPr="001F3704">
        <w:t>stilling</w:t>
      </w:r>
      <w:bookmarkEnd w:id="2"/>
      <w:r w:rsidRPr="001F3704">
        <w:t xml:space="preserve"> </w:t>
      </w:r>
    </w:p>
    <w:p w14:paraId="1D273C6C" w14:textId="39C346DA" w:rsidR="009E6509" w:rsidRPr="009E6509" w:rsidRDefault="00F01619" w:rsidP="009E6509">
      <w:r w:rsidRPr="00F01619">
        <w:t xml:space="preserve">Bruk av Pomodoro-teknikken, som innebærer systematiske pauser på 6 minutter etter hver 24-minutters studieblokk, kan være en effektiv strategi for å regulere mental innsats og fremme bærekraftig læring under selvstudie. Studien av </w:t>
      </w:r>
      <w:proofErr w:type="spellStart"/>
      <w:r w:rsidRPr="00F01619">
        <w:t>Biwer</w:t>
      </w:r>
      <w:proofErr w:type="spellEnd"/>
      <w:r w:rsidRPr="00F01619">
        <w:t xml:space="preserve"> et al. (2023) viser at systematiske pauser, sammenlignet med selvregulerte pauser, er assosiert med lavere nivåer av tretthet og distraksjon, samt høyere nivåer av konsentrasjon og motivasjon. Videre indikerer funnene at studenter som følger Pomodoro-teknikken oppnår lignende oppgavefullførelse på kortere tid, noe som tyder på økt effektivitet. Å undersøke effekten av Pomodoro-teknikken er derfor relevant for å forstå hvordan strukturerte pauser kan optimalisere studenters selvregulerte læring og bidra til bedre studieresultater.</w:t>
      </w:r>
      <w:r w:rsidR="00E35F62">
        <w:br/>
        <w:t>G</w:t>
      </w:r>
      <w:r w:rsidR="001D212F">
        <w:t xml:space="preserve">ruppen </w:t>
      </w:r>
      <w:r w:rsidR="00E35F62">
        <w:t>vil</w:t>
      </w:r>
      <w:r w:rsidR="001D212F">
        <w:t xml:space="preserve"> teste teknikken i praksis i løpet av hele </w:t>
      </w:r>
      <w:r w:rsidR="006A3BA9">
        <w:t xml:space="preserve">prosjektoppgaven, og </w:t>
      </w:r>
      <w:r w:rsidR="0093047B">
        <w:t>loggføre effekten</w:t>
      </w:r>
      <w:r w:rsidR="00280B50">
        <w:t>.</w:t>
      </w:r>
      <w:r w:rsidR="00BD6B2C">
        <w:t xml:space="preserve"> </w:t>
      </w:r>
    </w:p>
    <w:p w14:paraId="5834B6E7" w14:textId="4E6483E1" w:rsidR="00777D51" w:rsidRDefault="00540A31" w:rsidP="00777D51">
      <w:pPr>
        <w:pStyle w:val="Overskrift3"/>
      </w:pPr>
      <w:bookmarkStart w:id="3" w:name="_Toc2047252259"/>
      <w:r w:rsidRPr="00C4410A">
        <w:t>Mål og delmål</w:t>
      </w:r>
      <w:bookmarkEnd w:id="3"/>
      <w:r w:rsidR="00777D51" w:rsidRPr="00C4410A">
        <w:t xml:space="preserve"> </w:t>
      </w:r>
    </w:p>
    <w:p w14:paraId="3E1D1568" w14:textId="77777777" w:rsidR="009A5A66" w:rsidRDefault="009A5A66" w:rsidP="009A5A66"/>
    <w:p w14:paraId="7290493C" w14:textId="2A7B2787" w:rsidR="00467E2A" w:rsidRPr="00E91216" w:rsidRDefault="009A5A66" w:rsidP="00467E2A">
      <w:r w:rsidRPr="00E91216">
        <w:t xml:space="preserve">Hovedmålet </w:t>
      </w:r>
      <w:r w:rsidR="008144F9" w:rsidRPr="00E91216">
        <w:t xml:space="preserve">i dette prosjektet er å </w:t>
      </w:r>
      <w:r w:rsidR="00A461CB" w:rsidRPr="00E91216">
        <w:t xml:space="preserve">skape et fysisk konfigurerbart pomodoro-verktøy som er enkel </w:t>
      </w:r>
      <w:r w:rsidR="00732AEB">
        <w:t>å</w:t>
      </w:r>
      <w:r w:rsidR="00A461CB" w:rsidRPr="00E91216">
        <w:t xml:space="preserve"> bruke for å hjelpe med konsentrasjon ved studier. </w:t>
      </w:r>
      <w:r w:rsidR="00A255C0" w:rsidRPr="00E91216">
        <w:t xml:space="preserve">For å </w:t>
      </w:r>
      <w:r w:rsidR="00632FC3" w:rsidRPr="00E91216">
        <w:t>oppnå dette har gruppen satt følgende delmål:</w:t>
      </w:r>
    </w:p>
    <w:p w14:paraId="5012C528" w14:textId="313E2B82" w:rsidR="0009446E" w:rsidRPr="000A2152" w:rsidRDefault="00467E2A" w:rsidP="00133E2C">
      <w:pPr>
        <w:pStyle w:val="Listeavsnitt"/>
        <w:numPr>
          <w:ilvl w:val="1"/>
          <w:numId w:val="4"/>
        </w:numPr>
        <w:rPr>
          <w:b/>
          <w:bCs/>
          <w:u w:val="single"/>
        </w:rPr>
      </w:pPr>
      <w:r w:rsidRPr="00E91216">
        <w:t xml:space="preserve"> </w:t>
      </w:r>
      <w:r w:rsidRPr="00E91216">
        <w:rPr>
          <w:b/>
          <w:bCs/>
          <w:u w:val="single"/>
        </w:rPr>
        <w:t>Resear</w:t>
      </w:r>
      <w:r w:rsidR="00953C3B" w:rsidRPr="00E91216">
        <w:rPr>
          <w:b/>
          <w:bCs/>
          <w:u w:val="single"/>
        </w:rPr>
        <w:t>ch</w:t>
      </w:r>
      <w:r w:rsidR="000E3BA9">
        <w:t xml:space="preserve"> </w:t>
      </w:r>
    </w:p>
    <w:p w14:paraId="41230426" w14:textId="1B894340" w:rsidR="00487251" w:rsidRPr="00487251" w:rsidRDefault="00073756" w:rsidP="00133E2C">
      <w:pPr>
        <w:pStyle w:val="Listeavsnitt"/>
        <w:numPr>
          <w:ilvl w:val="2"/>
          <w:numId w:val="4"/>
        </w:numPr>
        <w:rPr>
          <w:b/>
          <w:bCs/>
          <w:u w:val="single"/>
        </w:rPr>
      </w:pPr>
      <w:r>
        <w:t xml:space="preserve">Generell analyse av tilgjengelige </w:t>
      </w:r>
      <w:r w:rsidR="00215802">
        <w:t>alternativer</w:t>
      </w:r>
      <w:r w:rsidR="000A2152">
        <w:t xml:space="preserve"> på markedet.</w:t>
      </w:r>
    </w:p>
    <w:p w14:paraId="2E79701F" w14:textId="2C9135FD" w:rsidR="00AF4D92" w:rsidRPr="00E91216" w:rsidRDefault="00DA3FA0" w:rsidP="00133E2C">
      <w:pPr>
        <w:pStyle w:val="Listeavsnitt"/>
        <w:numPr>
          <w:ilvl w:val="2"/>
          <w:numId w:val="4"/>
        </w:numPr>
        <w:rPr>
          <w:b/>
          <w:bCs/>
          <w:u w:val="single"/>
        </w:rPr>
      </w:pPr>
      <w:r>
        <w:lastRenderedPageBreak/>
        <w:t>Gå igjennom vitenskapelige artikler som omhandler effekten av pomodoro-teknikken</w:t>
      </w:r>
      <w:r w:rsidR="00AF4D92">
        <w:t xml:space="preserve"> </w:t>
      </w:r>
    </w:p>
    <w:p w14:paraId="3BD93AD8" w14:textId="0DB3019C" w:rsidR="0062137F" w:rsidRPr="0062137F" w:rsidRDefault="007F417B" w:rsidP="00133E2C">
      <w:pPr>
        <w:pStyle w:val="Listeavsnitt"/>
        <w:numPr>
          <w:ilvl w:val="1"/>
          <w:numId w:val="4"/>
        </w:numPr>
        <w:rPr>
          <w:b/>
          <w:bCs/>
          <w:u w:val="single"/>
        </w:rPr>
      </w:pPr>
      <w:r>
        <w:rPr>
          <w:b/>
          <w:bCs/>
          <w:u w:val="single"/>
        </w:rPr>
        <w:t>Utvikling av produkt</w:t>
      </w:r>
    </w:p>
    <w:p w14:paraId="2B2C924F" w14:textId="72D98958" w:rsidR="00F156A5" w:rsidRPr="003469BF" w:rsidRDefault="000C6121" w:rsidP="00133E2C">
      <w:pPr>
        <w:pStyle w:val="Listeavsnitt"/>
        <w:numPr>
          <w:ilvl w:val="2"/>
          <w:numId w:val="4"/>
        </w:numPr>
        <w:rPr>
          <w:b/>
          <w:bCs/>
          <w:u w:val="single"/>
        </w:rPr>
      </w:pPr>
      <w:r w:rsidRPr="00E91216">
        <w:t>Lage en fungerende Pomodoro-klokke</w:t>
      </w:r>
      <w:r w:rsidR="00CB4A8A">
        <w:t xml:space="preserve"> med</w:t>
      </w:r>
      <w:r w:rsidRPr="00E91216">
        <w:t xml:space="preserve"> en </w:t>
      </w:r>
      <w:r w:rsidR="00485C19" w:rsidRPr="00E91216">
        <w:t xml:space="preserve">intuitiv måte </w:t>
      </w:r>
      <w:r w:rsidR="00BA349D">
        <w:t>for</w:t>
      </w:r>
      <w:r w:rsidR="00E509E2">
        <w:t xml:space="preserve"> </w:t>
      </w:r>
      <w:r w:rsidR="00564B86" w:rsidRPr="00E91216">
        <w:t>konfigur</w:t>
      </w:r>
      <w:r w:rsidR="00B219FB">
        <w:t>asjon.</w:t>
      </w:r>
      <w:r w:rsidR="00564B86" w:rsidRPr="00E91216">
        <w:t xml:space="preserve"> </w:t>
      </w:r>
      <w:r w:rsidR="00B219FB">
        <w:t>K</w:t>
      </w:r>
      <w:r w:rsidR="00564B86" w:rsidRPr="00E91216">
        <w:t>lokken</w:t>
      </w:r>
      <w:r w:rsidR="00B219FB">
        <w:t xml:space="preserve"> skal </w:t>
      </w:r>
      <w:r w:rsidR="00564B86" w:rsidRPr="00E91216">
        <w:t xml:space="preserve">passe brukerens </w:t>
      </w:r>
      <w:r w:rsidR="00B219FB">
        <w:t>in</w:t>
      </w:r>
      <w:r w:rsidR="009E40B3">
        <w:t>tervallønsker</w:t>
      </w:r>
      <w:r w:rsidR="000A2152">
        <w:t>.</w:t>
      </w:r>
      <w:r w:rsidR="003469BF">
        <w:t xml:space="preserve"> Klokken skal gi signal ved hjelp av</w:t>
      </w:r>
      <w:r w:rsidR="006709B4" w:rsidRPr="00E91216">
        <w:t xml:space="preserve"> </w:t>
      </w:r>
      <w:r w:rsidR="00451828" w:rsidRPr="00E91216">
        <w:t xml:space="preserve">lyspærer </w:t>
      </w:r>
      <w:r w:rsidR="005D54D0">
        <w:t>for</w:t>
      </w:r>
      <w:r w:rsidR="00451828" w:rsidRPr="00E91216">
        <w:t xml:space="preserve"> lett og </w:t>
      </w:r>
      <w:r w:rsidR="00D70970" w:rsidRPr="00E91216">
        <w:t>oversiktlig</w:t>
      </w:r>
      <w:r w:rsidR="00451828" w:rsidRPr="00E91216">
        <w:t xml:space="preserve"> k</w:t>
      </w:r>
      <w:r w:rsidR="005D54D0">
        <w:t>unne</w:t>
      </w:r>
      <w:r w:rsidR="00451828" w:rsidRPr="00E91216">
        <w:t xml:space="preserve"> se hvor mye tid som er igje</w:t>
      </w:r>
      <w:r w:rsidR="009E40B3">
        <w:t>n</w:t>
      </w:r>
      <w:r w:rsidR="00BA1455">
        <w:t>.</w:t>
      </w:r>
      <w:r w:rsidR="009E40B3">
        <w:t xml:space="preserve"> </w:t>
      </w:r>
      <w:r w:rsidR="00BA1455">
        <w:t>D</w:t>
      </w:r>
      <w:r w:rsidR="009E40B3">
        <w:t>et</w:t>
      </w:r>
      <w:r w:rsidR="00BA1455">
        <w:t xml:space="preserve"> vil</w:t>
      </w:r>
      <w:r w:rsidR="009E40B3">
        <w:t xml:space="preserve"> til</w:t>
      </w:r>
      <w:r w:rsidR="00DD3FA9" w:rsidRPr="00E91216">
        <w:t xml:space="preserve"> </w:t>
      </w:r>
      <w:r w:rsidR="003C3B41" w:rsidRPr="00E91216">
        <w:t>e</w:t>
      </w:r>
      <w:r w:rsidR="00451828" w:rsidRPr="00E91216">
        <w:t>nhver t</w:t>
      </w:r>
      <w:r w:rsidR="003C3B41" w:rsidRPr="00E91216">
        <w:t>id</w:t>
      </w:r>
      <w:r w:rsidR="00B30E2F">
        <w:t xml:space="preserve"> </w:t>
      </w:r>
      <w:r w:rsidR="00BA1455">
        <w:t>være</w:t>
      </w:r>
      <w:r w:rsidR="00F57256">
        <w:t xml:space="preserve"> en</w:t>
      </w:r>
      <w:r w:rsidR="00B30E2F">
        <w:t xml:space="preserve"> nøyaktig oversikt over</w:t>
      </w:r>
      <w:r w:rsidR="00BA1455">
        <w:t xml:space="preserve"> gjenværende tid på</w:t>
      </w:r>
      <w:r w:rsidR="00B30E2F">
        <w:t xml:space="preserve"> LCD skjerm</w:t>
      </w:r>
      <w:r w:rsidR="005D3018">
        <w:t>. Klokke gir et lydsignal når tiden er over.</w:t>
      </w:r>
    </w:p>
    <w:p w14:paraId="03318DD7" w14:textId="0CB8374A" w:rsidR="00DD3FA9" w:rsidRDefault="00DD3FA9" w:rsidP="00133E2C">
      <w:pPr>
        <w:pStyle w:val="Listeavsnitt"/>
        <w:numPr>
          <w:ilvl w:val="2"/>
          <w:numId w:val="4"/>
        </w:numPr>
      </w:pPr>
      <w:r w:rsidRPr="00E91216">
        <w:t xml:space="preserve">Lage et skall </w:t>
      </w:r>
      <w:r w:rsidR="000B2C0F">
        <w:t>for</w:t>
      </w:r>
      <w:r w:rsidR="00B46803">
        <w:t xml:space="preserve"> beskyttelse og</w:t>
      </w:r>
      <w:r w:rsidR="000B2C0F">
        <w:t xml:space="preserve"> estetisk verdi</w:t>
      </w:r>
      <w:r w:rsidR="00DF5E67">
        <w:t>.</w:t>
      </w:r>
    </w:p>
    <w:p w14:paraId="38258E09" w14:textId="33DA0154" w:rsidR="0012603D" w:rsidRDefault="0012603D" w:rsidP="00133E2C">
      <w:pPr>
        <w:pStyle w:val="Listeavsnitt"/>
        <w:numPr>
          <w:ilvl w:val="2"/>
          <w:numId w:val="4"/>
        </w:numPr>
      </w:pPr>
      <w:r>
        <w:t>Holde dokumentasjon</w:t>
      </w:r>
      <w:r w:rsidR="001D6EB9">
        <w:t xml:space="preserve"> av prosjekt</w:t>
      </w:r>
      <w:r>
        <w:t xml:space="preserve"> i </w:t>
      </w:r>
      <w:r w:rsidR="001D6EB9">
        <w:t xml:space="preserve">egen </w:t>
      </w:r>
      <w:hyperlink r:id="rId27" w:history="1">
        <w:proofErr w:type="spellStart"/>
        <w:r w:rsidR="001D6EB9" w:rsidRPr="00A52337">
          <w:rPr>
            <w:rStyle w:val="Hyperkobling"/>
          </w:rPr>
          <w:t>github</w:t>
        </w:r>
        <w:proofErr w:type="spellEnd"/>
      </w:hyperlink>
    </w:p>
    <w:p w14:paraId="06838399" w14:textId="663121B5" w:rsidR="009C4F99" w:rsidRPr="009C4F99" w:rsidRDefault="009E67C6" w:rsidP="00133E2C">
      <w:pPr>
        <w:pStyle w:val="Listeavsnitt"/>
        <w:numPr>
          <w:ilvl w:val="1"/>
          <w:numId w:val="4"/>
        </w:numPr>
      </w:pPr>
      <w:r>
        <w:rPr>
          <w:b/>
          <w:bCs/>
          <w:u w:val="single"/>
        </w:rPr>
        <w:t>Prosjekt</w:t>
      </w:r>
      <w:r w:rsidR="00453845">
        <w:rPr>
          <w:b/>
          <w:bCs/>
          <w:u w:val="single"/>
        </w:rPr>
        <w:t>oppgaver</w:t>
      </w:r>
      <w:r w:rsidR="002D0441">
        <w:rPr>
          <w:b/>
          <w:bCs/>
          <w:u w:val="single"/>
        </w:rPr>
        <w:t xml:space="preserve"> </w:t>
      </w:r>
    </w:p>
    <w:p w14:paraId="5FEAA218" w14:textId="36B82A92" w:rsidR="000E301F" w:rsidRDefault="00F2062D" w:rsidP="00753774">
      <w:pPr>
        <w:ind w:firstLine="567"/>
      </w:pPr>
      <w:r w:rsidRPr="00753774">
        <w:rPr>
          <w:b/>
          <w:bCs/>
          <w:u w:val="single"/>
        </w:rPr>
        <w:t>3.1 Programmering</w:t>
      </w:r>
    </w:p>
    <w:p w14:paraId="330044BB" w14:textId="4F9DCF29" w:rsidR="009E67C6" w:rsidRDefault="00041C2D" w:rsidP="00133E2C">
      <w:pPr>
        <w:pStyle w:val="Listeavsnitt"/>
        <w:numPr>
          <w:ilvl w:val="2"/>
          <w:numId w:val="4"/>
        </w:numPr>
      </w:pPr>
      <w:r w:rsidRPr="00E91216">
        <w:t xml:space="preserve">Lage </w:t>
      </w:r>
      <w:r w:rsidR="00CA624D">
        <w:t xml:space="preserve">overordnet </w:t>
      </w:r>
      <w:r w:rsidR="00DA4E32">
        <w:t>program flowchart</w:t>
      </w:r>
    </w:p>
    <w:p w14:paraId="103FEFEA" w14:textId="77777777" w:rsidR="00126637" w:rsidRDefault="00604E9F" w:rsidP="00133E2C">
      <w:pPr>
        <w:pStyle w:val="Listeavsnitt"/>
        <w:numPr>
          <w:ilvl w:val="2"/>
          <w:numId w:val="4"/>
        </w:numPr>
      </w:pPr>
      <w:r>
        <w:t xml:space="preserve">Utvikling av </w:t>
      </w:r>
      <w:proofErr w:type="spellStart"/>
      <w:r>
        <w:t>firmware</w:t>
      </w:r>
      <w:proofErr w:type="spellEnd"/>
      <w:r w:rsidR="00126637" w:rsidRPr="00126637">
        <w:t xml:space="preserve"> </w:t>
      </w:r>
    </w:p>
    <w:p w14:paraId="58C9D1BD" w14:textId="5A884192" w:rsidR="001A56AB" w:rsidRDefault="00126637" w:rsidP="00133E2C">
      <w:pPr>
        <w:pStyle w:val="Listeavsnitt"/>
        <w:numPr>
          <w:ilvl w:val="2"/>
          <w:numId w:val="4"/>
        </w:numPr>
      </w:pPr>
      <w:r>
        <w:t xml:space="preserve">Simulere kode i </w:t>
      </w:r>
      <w:proofErr w:type="spellStart"/>
      <w:r>
        <w:t>wokwi</w:t>
      </w:r>
      <w:proofErr w:type="spellEnd"/>
      <w:r>
        <w:t xml:space="preserve"> for verifikasjon før oppkobling</w:t>
      </w:r>
    </w:p>
    <w:p w14:paraId="28D95776" w14:textId="2AFF1EFA" w:rsidR="00DE1B0C" w:rsidRDefault="00DE1B0C" w:rsidP="00133E2C">
      <w:pPr>
        <w:pStyle w:val="Listeavsnitt"/>
        <w:numPr>
          <w:ilvl w:val="2"/>
          <w:numId w:val="4"/>
        </w:numPr>
      </w:pPr>
      <w:r>
        <w:t xml:space="preserve">Teste </w:t>
      </w:r>
      <w:r w:rsidR="00603ABD">
        <w:t xml:space="preserve">koden på fysisk </w:t>
      </w:r>
      <w:r w:rsidR="00DD0ECD">
        <w:t>løsning.</w:t>
      </w:r>
    </w:p>
    <w:p w14:paraId="162CCFF8" w14:textId="6D5D2111" w:rsidR="00753774" w:rsidRDefault="00753774" w:rsidP="00753774">
      <w:pPr>
        <w:ind w:firstLine="567"/>
      </w:pPr>
      <w:r w:rsidRPr="00753774">
        <w:rPr>
          <w:b/>
          <w:bCs/>
          <w:u w:val="single"/>
        </w:rPr>
        <w:t>3.</w:t>
      </w:r>
      <w:r w:rsidR="00BA2796">
        <w:rPr>
          <w:b/>
          <w:bCs/>
          <w:u w:val="single"/>
        </w:rPr>
        <w:t>2</w:t>
      </w:r>
      <w:r w:rsidRPr="00753774">
        <w:rPr>
          <w:b/>
          <w:bCs/>
          <w:u w:val="single"/>
        </w:rPr>
        <w:t xml:space="preserve"> </w:t>
      </w:r>
      <w:r w:rsidR="00551129">
        <w:rPr>
          <w:b/>
          <w:bCs/>
          <w:u w:val="single"/>
        </w:rPr>
        <w:t>Elektronikk</w:t>
      </w:r>
    </w:p>
    <w:p w14:paraId="56CEC0CF" w14:textId="77777777" w:rsidR="00BA2796" w:rsidRDefault="00BA2796" w:rsidP="00133E2C">
      <w:pPr>
        <w:pStyle w:val="Listeavsnitt"/>
        <w:numPr>
          <w:ilvl w:val="2"/>
          <w:numId w:val="4"/>
        </w:numPr>
      </w:pPr>
      <w:r>
        <w:t>Lage systemarkitektur</w:t>
      </w:r>
    </w:p>
    <w:p w14:paraId="61425349" w14:textId="73C4A12F" w:rsidR="00604E9F" w:rsidRDefault="00BA2796" w:rsidP="00133E2C">
      <w:pPr>
        <w:pStyle w:val="Listeavsnitt"/>
        <w:numPr>
          <w:ilvl w:val="2"/>
          <w:numId w:val="4"/>
        </w:numPr>
      </w:pPr>
      <w:r>
        <w:t>Lage kretsdiagram</w:t>
      </w:r>
    </w:p>
    <w:p w14:paraId="0659BEC3" w14:textId="33059A91" w:rsidR="00BA2796" w:rsidRDefault="00BA2796" w:rsidP="00BA2796">
      <w:pPr>
        <w:ind w:firstLine="567"/>
      </w:pPr>
      <w:r w:rsidRPr="00BA2796">
        <w:rPr>
          <w:b/>
          <w:bCs/>
          <w:u w:val="single"/>
        </w:rPr>
        <w:t>3.</w:t>
      </w:r>
      <w:r>
        <w:rPr>
          <w:b/>
          <w:bCs/>
          <w:u w:val="single"/>
        </w:rPr>
        <w:t>3</w:t>
      </w:r>
      <w:r w:rsidRPr="00BA2796">
        <w:rPr>
          <w:b/>
          <w:bCs/>
          <w:u w:val="single"/>
        </w:rPr>
        <w:t xml:space="preserve"> </w:t>
      </w:r>
      <w:r>
        <w:rPr>
          <w:b/>
          <w:bCs/>
          <w:u w:val="single"/>
        </w:rPr>
        <w:t>Design</w:t>
      </w:r>
    </w:p>
    <w:p w14:paraId="2C59A69E" w14:textId="4EAAA510" w:rsidR="00BA2796" w:rsidRDefault="00BA2796" w:rsidP="00133E2C">
      <w:pPr>
        <w:pStyle w:val="Listeavsnitt"/>
        <w:numPr>
          <w:ilvl w:val="2"/>
          <w:numId w:val="4"/>
        </w:numPr>
      </w:pPr>
      <w:r>
        <w:t xml:space="preserve">Lage </w:t>
      </w:r>
      <w:r w:rsidR="00D50C6C">
        <w:t>beskyttelse for elektronikk</w:t>
      </w:r>
      <w:r w:rsidR="001F231F">
        <w:t>,</w:t>
      </w:r>
      <w:r w:rsidR="00D50C6C">
        <w:t xml:space="preserve"> og for å gi klokke estetisk verdi</w:t>
      </w:r>
    </w:p>
    <w:p w14:paraId="11BD6075" w14:textId="6EB67D12" w:rsidR="00BA2796" w:rsidRDefault="00BA2796" w:rsidP="00BA2796">
      <w:pPr>
        <w:ind w:firstLine="567"/>
      </w:pPr>
      <w:r w:rsidRPr="00BA2796">
        <w:rPr>
          <w:b/>
          <w:bCs/>
          <w:u w:val="single"/>
        </w:rPr>
        <w:t>3.</w:t>
      </w:r>
      <w:r>
        <w:rPr>
          <w:b/>
          <w:bCs/>
          <w:u w:val="single"/>
        </w:rPr>
        <w:t>4</w:t>
      </w:r>
      <w:r w:rsidRPr="00BA2796">
        <w:rPr>
          <w:b/>
          <w:bCs/>
          <w:u w:val="single"/>
        </w:rPr>
        <w:t xml:space="preserve"> </w:t>
      </w:r>
      <w:r>
        <w:rPr>
          <w:b/>
          <w:bCs/>
          <w:u w:val="single"/>
        </w:rPr>
        <w:t>Dokumentasjon</w:t>
      </w:r>
    </w:p>
    <w:p w14:paraId="2C521AE6" w14:textId="7691C88F" w:rsidR="00FE4243" w:rsidRDefault="005F4F5B" w:rsidP="00133E2C">
      <w:pPr>
        <w:pStyle w:val="Listeavsnitt"/>
        <w:numPr>
          <w:ilvl w:val="2"/>
          <w:numId w:val="4"/>
        </w:numPr>
      </w:pPr>
      <w:r>
        <w:t>Lage</w:t>
      </w:r>
      <w:r w:rsidR="00E10E9B">
        <w:t xml:space="preserve"> </w:t>
      </w:r>
      <w:proofErr w:type="spellStart"/>
      <w:r w:rsidR="00E10E9B">
        <w:t>github</w:t>
      </w:r>
      <w:proofErr w:type="spellEnd"/>
      <w:r w:rsidR="00E10E9B">
        <w:t xml:space="preserve"> side</w:t>
      </w:r>
      <w:r>
        <w:t xml:space="preserve"> </w:t>
      </w:r>
      <w:r w:rsidR="00C737D2">
        <w:t>for å tilgjengeliggjøre prosjekt</w:t>
      </w:r>
    </w:p>
    <w:p w14:paraId="23F534A2" w14:textId="16372F7E" w:rsidR="00041C2D" w:rsidRDefault="00227AB7" w:rsidP="00133E2C">
      <w:pPr>
        <w:pStyle w:val="Listeavsnitt"/>
        <w:numPr>
          <w:ilvl w:val="2"/>
          <w:numId w:val="4"/>
        </w:numPr>
      </w:pPr>
      <w:r>
        <w:t xml:space="preserve">Publisere design, </w:t>
      </w:r>
      <w:r w:rsidR="00162146">
        <w:t xml:space="preserve">systemarkitektur og kode </w:t>
      </w:r>
    </w:p>
    <w:p w14:paraId="28BCD8C6" w14:textId="77777777" w:rsidR="00087DE6" w:rsidRPr="00E91216" w:rsidRDefault="00087DE6" w:rsidP="008C712B">
      <w:pPr>
        <w:pStyle w:val="Listeavsnitt"/>
        <w:ind w:left="927"/>
      </w:pPr>
    </w:p>
    <w:p w14:paraId="020A3E2C" w14:textId="3B791911" w:rsidR="000744C0" w:rsidRDefault="00DE2480" w:rsidP="00133E2C">
      <w:pPr>
        <w:pStyle w:val="Listeavsnitt"/>
        <w:numPr>
          <w:ilvl w:val="1"/>
          <w:numId w:val="4"/>
        </w:numPr>
        <w:rPr>
          <w:b/>
          <w:bCs/>
          <w:u w:val="single"/>
        </w:rPr>
      </w:pPr>
      <w:r w:rsidRPr="00E91216">
        <w:rPr>
          <w:b/>
          <w:bCs/>
          <w:u w:val="single"/>
        </w:rPr>
        <w:t>Evaluering</w:t>
      </w:r>
    </w:p>
    <w:p w14:paraId="6F1B306A" w14:textId="687F318D" w:rsidR="0057389A" w:rsidRDefault="0057389A" w:rsidP="00133E2C">
      <w:pPr>
        <w:pStyle w:val="Listeavsnitt"/>
        <w:numPr>
          <w:ilvl w:val="2"/>
          <w:numId w:val="4"/>
        </w:numPr>
      </w:pPr>
      <w:r>
        <w:t>Utarbeide testplan</w:t>
      </w:r>
      <w:r w:rsidR="00E21C6F">
        <w:t xml:space="preserve">, teste løsning </w:t>
      </w:r>
      <w:r w:rsidR="001561D1">
        <w:t xml:space="preserve">og brukeropplevelse </w:t>
      </w:r>
      <w:r w:rsidR="00E21C6F">
        <w:t>på medstudenter.</w:t>
      </w:r>
    </w:p>
    <w:p w14:paraId="023DB742" w14:textId="36D2A5D0" w:rsidR="00087DE6" w:rsidRDefault="008542A1" w:rsidP="00133E2C">
      <w:pPr>
        <w:pStyle w:val="Listeavsnitt"/>
        <w:numPr>
          <w:ilvl w:val="2"/>
          <w:numId w:val="4"/>
        </w:numPr>
      </w:pPr>
      <w:r>
        <w:t>Gjennomføre funksjonstesting</w:t>
      </w:r>
      <w:r w:rsidR="00FE4243">
        <w:t xml:space="preserve"> av ferdig produkt</w:t>
      </w:r>
    </w:p>
    <w:p w14:paraId="2BC1A5BF" w14:textId="20D50B12" w:rsidR="00F44B07" w:rsidRPr="00E91216" w:rsidRDefault="00F44B07" w:rsidP="00133E2C">
      <w:pPr>
        <w:pStyle w:val="Listeavsnitt"/>
        <w:numPr>
          <w:ilvl w:val="2"/>
          <w:numId w:val="4"/>
        </w:numPr>
      </w:pPr>
      <w:r>
        <w:t xml:space="preserve">Oppsummering og loggføring av </w:t>
      </w:r>
      <w:r w:rsidR="00DD51BD">
        <w:t>tester</w:t>
      </w:r>
    </w:p>
    <w:p w14:paraId="77B80C9E" w14:textId="77777777" w:rsidR="00CD029B" w:rsidRPr="00CD029B" w:rsidRDefault="00CD029B" w:rsidP="00CD029B">
      <w:pPr>
        <w:pStyle w:val="Listeavsnitt"/>
        <w:ind w:left="643"/>
        <w:rPr>
          <w:b/>
          <w:bCs/>
          <w:u w:val="single"/>
        </w:rPr>
      </w:pPr>
    </w:p>
    <w:p w14:paraId="18429A03" w14:textId="59D24DBB" w:rsidR="00F04A94" w:rsidRPr="00E91216" w:rsidRDefault="003B792B" w:rsidP="00133E2C">
      <w:pPr>
        <w:pStyle w:val="Listeavsnitt"/>
        <w:numPr>
          <w:ilvl w:val="1"/>
          <w:numId w:val="4"/>
        </w:numPr>
        <w:rPr>
          <w:b/>
          <w:bCs/>
          <w:u w:val="single"/>
        </w:rPr>
      </w:pPr>
      <w:r w:rsidRPr="00E91216">
        <w:rPr>
          <w:b/>
          <w:bCs/>
          <w:u w:val="single"/>
        </w:rPr>
        <w:t xml:space="preserve">Anbefalinger til </w:t>
      </w:r>
      <w:r w:rsidR="00D971CB" w:rsidRPr="00E91216">
        <w:rPr>
          <w:b/>
          <w:bCs/>
          <w:u w:val="single"/>
        </w:rPr>
        <w:t>forbedringer</w:t>
      </w:r>
    </w:p>
    <w:p w14:paraId="1481FBD9" w14:textId="77F42C23" w:rsidR="00816E63" w:rsidRDefault="003476DB" w:rsidP="00816E63">
      <w:pPr>
        <w:pStyle w:val="Listeavsnitt"/>
        <w:numPr>
          <w:ilvl w:val="2"/>
          <w:numId w:val="4"/>
        </w:numPr>
      </w:pPr>
      <w:r>
        <w:t xml:space="preserve">Se på muligheten til å legge </w:t>
      </w:r>
      <w:r w:rsidR="00D123A7">
        <w:t>til</w:t>
      </w:r>
      <w:r>
        <w:t xml:space="preserve"> fl</w:t>
      </w:r>
      <w:r w:rsidR="006E6A83">
        <w:t>ere funksjonaliteter</w:t>
      </w:r>
      <w:r w:rsidR="005F1DB7">
        <w:t xml:space="preserve"> som gjør brukeropplevelsen bedre.</w:t>
      </w:r>
    </w:p>
    <w:p w14:paraId="59D1B81B" w14:textId="1E6EBCB9" w:rsidR="00816E63" w:rsidRDefault="00F436A4" w:rsidP="00816E63">
      <w:pPr>
        <w:pStyle w:val="Listeavsnitt"/>
        <w:numPr>
          <w:ilvl w:val="2"/>
          <w:numId w:val="4"/>
        </w:numPr>
      </w:pPr>
      <w:r>
        <w:t>Integrasjon</w:t>
      </w:r>
      <w:r w:rsidR="006907DB">
        <w:t xml:space="preserve"> </w:t>
      </w:r>
      <w:r w:rsidR="00436B24">
        <w:t>for rapportering av psykologisk velvære</w:t>
      </w:r>
    </w:p>
    <w:p w14:paraId="2B1DE21A" w14:textId="3BF5A542" w:rsidR="00F436A4" w:rsidRDefault="00816E63" w:rsidP="00816E63">
      <w:pPr>
        <w:pStyle w:val="Listeavsnitt"/>
        <w:numPr>
          <w:ilvl w:val="2"/>
          <w:numId w:val="4"/>
        </w:numPr>
      </w:pPr>
      <w:r w:rsidRPr="00816E63">
        <w:t>Integrasjon mot PC eller mobil for logging av studieøkter</w:t>
      </w:r>
    </w:p>
    <w:p w14:paraId="08E841B1" w14:textId="3A270A4D" w:rsidR="00892741" w:rsidRPr="00C4410A" w:rsidRDefault="0032143E" w:rsidP="00892741">
      <w:pPr>
        <w:pStyle w:val="Listeavsnitt"/>
        <w:numPr>
          <w:ilvl w:val="2"/>
          <w:numId w:val="4"/>
        </w:numPr>
      </w:pPr>
      <w:r>
        <w:t>Lys</w:t>
      </w:r>
      <w:r w:rsidR="00195DAC">
        <w:t xml:space="preserve"> -og lyd</w:t>
      </w:r>
      <w:r>
        <w:t>styrkejustering</w:t>
      </w:r>
    </w:p>
    <w:p w14:paraId="17149ADF" w14:textId="4EBA4C7A" w:rsidR="00777D51" w:rsidRPr="00A37C9C" w:rsidRDefault="00C37C00" w:rsidP="00777D51">
      <w:pPr>
        <w:pStyle w:val="Overskrift3"/>
      </w:pPr>
      <w:bookmarkStart w:id="4" w:name="_Toc438840307"/>
      <w:r w:rsidRPr="00A37C9C">
        <w:t>Begrensninger</w:t>
      </w:r>
      <w:bookmarkEnd w:id="4"/>
      <w:r w:rsidR="00777D51" w:rsidRPr="00A37C9C">
        <w:t xml:space="preserve">  </w:t>
      </w:r>
    </w:p>
    <w:p w14:paraId="61E40E1C" w14:textId="77777777" w:rsidR="001942B0" w:rsidRDefault="001942B0" w:rsidP="001F3704"/>
    <w:p w14:paraId="546AE0B7" w14:textId="12E8B696" w:rsidR="00A74B7B" w:rsidRPr="00366455" w:rsidRDefault="002E1551" w:rsidP="001F3704">
      <w:r>
        <w:t xml:space="preserve">Det er generelt få </w:t>
      </w:r>
      <w:r w:rsidR="00FF3C95">
        <w:t xml:space="preserve">eller ingen tekniske </w:t>
      </w:r>
      <w:r>
        <w:t>begrensninger til dette prosjektet</w:t>
      </w:r>
      <w:r w:rsidR="00B25639">
        <w:t xml:space="preserve"> på dette nivået</w:t>
      </w:r>
      <w:r w:rsidR="00902DB5">
        <w:t xml:space="preserve">. </w:t>
      </w:r>
      <w:r>
        <w:t xml:space="preserve">Den </w:t>
      </w:r>
      <w:r w:rsidR="00231450">
        <w:t xml:space="preserve">største begrensningen vil være menneskelig, </w:t>
      </w:r>
      <w:r w:rsidR="00342079">
        <w:t xml:space="preserve">som for eksempel at student starter </w:t>
      </w:r>
      <w:r w:rsidR="00882DBA">
        <w:t>lesing uten at klokken blir startet</w:t>
      </w:r>
      <w:r w:rsidR="00902DB5">
        <w:t>, eller at</w:t>
      </w:r>
      <w:r w:rsidR="003A1D67">
        <w:t xml:space="preserve"> klokken miste</w:t>
      </w:r>
      <w:r w:rsidR="007B587B">
        <w:t>r</w:t>
      </w:r>
      <w:r w:rsidR="003A1D67">
        <w:t xml:space="preserve"> strøm.</w:t>
      </w:r>
      <w:r w:rsidR="00902DB5">
        <w:t xml:space="preserve"> </w:t>
      </w:r>
      <w:r w:rsidR="00882DBA">
        <w:t xml:space="preserve">  </w:t>
      </w:r>
      <w:r w:rsidR="00146ECA" w:rsidRPr="00366455">
        <w:br w:type="page"/>
      </w:r>
    </w:p>
    <w:p w14:paraId="03DB0696" w14:textId="564798F8" w:rsidR="00777D51" w:rsidRDefault="00777D51" w:rsidP="00146ECA">
      <w:pPr>
        <w:pStyle w:val="Overskrift1"/>
      </w:pPr>
      <w:bookmarkStart w:id="5" w:name="_Toc450761513"/>
      <w:r w:rsidRPr="001F3704">
        <w:lastRenderedPageBreak/>
        <w:t>Teor</w:t>
      </w:r>
      <w:r w:rsidR="00277708" w:rsidRPr="001F3704">
        <w:t>i</w:t>
      </w:r>
      <w:r w:rsidRPr="001F3704">
        <w:t xml:space="preserve"> </w:t>
      </w:r>
      <w:r w:rsidR="00277708" w:rsidRPr="001F3704">
        <w:t>og nøkkelkonsepter</w:t>
      </w:r>
      <w:bookmarkEnd w:id="5"/>
      <w:r w:rsidRPr="001F3704">
        <w:t xml:space="preserve"> </w:t>
      </w:r>
    </w:p>
    <w:p w14:paraId="34EC5EC1" w14:textId="77777777" w:rsidR="004A030A" w:rsidRDefault="004A030A" w:rsidP="00A37C9C">
      <w:pPr>
        <w:rPr>
          <w:color w:val="EE0000"/>
        </w:rPr>
      </w:pPr>
    </w:p>
    <w:p w14:paraId="140E75C9" w14:textId="71F650B2" w:rsidR="007431CA" w:rsidRDefault="00CE4E1B" w:rsidP="007431CA">
      <w:r w:rsidRPr="00CE4E1B">
        <w:t xml:space="preserve">Med utgangspunkt i to sentrale publikasjoner – </w:t>
      </w:r>
      <w:hyperlink r:id="rId28" w:history="1">
        <w:proofErr w:type="spellStart"/>
        <w:r w:rsidRPr="00CE4E1B">
          <w:rPr>
            <w:rStyle w:val="Hyperkobling"/>
          </w:rPr>
          <w:t>Biwer</w:t>
        </w:r>
        <w:proofErr w:type="spellEnd"/>
        <w:r w:rsidRPr="00CE4E1B">
          <w:rPr>
            <w:rStyle w:val="Hyperkobling"/>
          </w:rPr>
          <w:t xml:space="preserve"> et al. (2023)</w:t>
        </w:r>
      </w:hyperlink>
      <w:r w:rsidRPr="00CE4E1B">
        <w:t xml:space="preserve"> og </w:t>
      </w:r>
      <w:hyperlink r:id="rId29" w:history="1">
        <w:proofErr w:type="spellStart"/>
        <w:r w:rsidRPr="00CE4E1B">
          <w:rPr>
            <w:rStyle w:val="Hyperkobling"/>
          </w:rPr>
          <w:t>Costales</w:t>
        </w:r>
        <w:proofErr w:type="spellEnd"/>
        <w:r w:rsidRPr="00CE4E1B">
          <w:rPr>
            <w:rStyle w:val="Hyperkobling"/>
          </w:rPr>
          <w:t xml:space="preserve"> et al. (2021)</w:t>
        </w:r>
      </w:hyperlink>
      <w:r w:rsidRPr="00CE4E1B">
        <w:t xml:space="preserve"> – </w:t>
      </w:r>
      <w:r w:rsidR="000C0666">
        <w:t>utforskes</w:t>
      </w:r>
      <w:r w:rsidRPr="00CE4E1B">
        <w:t xml:space="preserve"> teorier og konsepter knyttet til </w:t>
      </w:r>
      <w:r w:rsidRPr="0071404D">
        <w:rPr>
          <w:i/>
          <w:iCs/>
        </w:rPr>
        <w:t>innsatsregulering</w:t>
      </w:r>
      <w:r w:rsidRPr="00CE4E1B">
        <w:t xml:space="preserve">, </w:t>
      </w:r>
      <w:r w:rsidRPr="0071404D">
        <w:rPr>
          <w:i/>
          <w:iCs/>
        </w:rPr>
        <w:t>selvregulert læring</w:t>
      </w:r>
      <w:r w:rsidRPr="00CE4E1B">
        <w:t xml:space="preserve">, </w:t>
      </w:r>
      <w:r w:rsidRPr="009F467C">
        <w:rPr>
          <w:i/>
          <w:iCs/>
        </w:rPr>
        <w:t>tidsstyring</w:t>
      </w:r>
      <w:r w:rsidRPr="00CE4E1B">
        <w:t xml:space="preserve"> og </w:t>
      </w:r>
      <w:r w:rsidRPr="009F467C">
        <w:rPr>
          <w:i/>
          <w:iCs/>
        </w:rPr>
        <w:t>kognitiv belastning</w:t>
      </w:r>
      <w:r w:rsidRPr="00CE4E1B">
        <w:t xml:space="preserve"> for å gi et helhetlig grunnlag for å forstå bruken av Pomodoro-teknikken i pedagogiske sammenhenger.</w:t>
      </w:r>
      <w:r w:rsidR="007431CA">
        <w:t xml:space="preserve"> </w:t>
      </w:r>
      <w:r w:rsidR="007431CA" w:rsidRPr="007431CA">
        <w:t xml:space="preserve">Disse konseptene gir en ramme for å analysere hvordan teknikken kan forbedre læringsresultater i </w:t>
      </w:r>
      <w:r w:rsidR="008353B6">
        <w:t>en verden full av distraksjoner</w:t>
      </w:r>
      <w:r w:rsidR="007431CA" w:rsidRPr="007431CA">
        <w:t>.</w:t>
      </w:r>
    </w:p>
    <w:p w14:paraId="197492D8" w14:textId="6BBDE5AC" w:rsidR="00A649D6" w:rsidRPr="00687EDC" w:rsidRDefault="00346E0C" w:rsidP="00A649D6">
      <w:pPr>
        <w:rPr>
          <w:b/>
          <w:bCs/>
        </w:rPr>
      </w:pPr>
      <w:r w:rsidRPr="00346E0C">
        <w:rPr>
          <w:b/>
          <w:bCs/>
        </w:rPr>
        <w:t>Selvregulert læring</w:t>
      </w:r>
      <w:r w:rsidR="00687EDC">
        <w:rPr>
          <w:b/>
          <w:bCs/>
        </w:rPr>
        <w:br/>
      </w:r>
      <w:r w:rsidR="00A649D6" w:rsidRPr="00A649D6">
        <w:t>Selvregulert læring (SRL) refererer til prosessen der elever aktivt styrer sin egen læring gjennom målsetting, overvåking og kontroll av sine kognitive, motiverende og atferdsmessige prosesser (</w:t>
      </w:r>
      <w:proofErr w:type="spellStart"/>
      <w:r w:rsidR="00A649D6" w:rsidRPr="00A649D6">
        <w:t>Biwer</w:t>
      </w:r>
      <w:proofErr w:type="spellEnd"/>
      <w:r w:rsidR="00A649D6" w:rsidRPr="00A649D6">
        <w:t xml:space="preserve"> et al., 2021). SRL er avgjørende i nettbasert læring, der studenter ofte mangler den strukturerte veiledningen fra tradisjonelle klasserom. Pomodoro-teknikken støtter SRL ved å tilby et strukturert rammeverk som oppmuntrer studenter til å sette spesifikke mål for hver pomodoro, overvåke fremgangen sin og justere innsatsen basert på tilbakemeldinger fra hver økt. Studien til </w:t>
      </w:r>
      <w:proofErr w:type="spellStart"/>
      <w:r w:rsidR="00A649D6" w:rsidRPr="00A649D6">
        <w:t>Biwer</w:t>
      </w:r>
      <w:proofErr w:type="spellEnd"/>
      <w:r w:rsidR="00A649D6" w:rsidRPr="00A649D6">
        <w:t xml:space="preserve"> et al. (2023) viser at systematisk paus</w:t>
      </w:r>
      <w:r w:rsidR="0039567F">
        <w:t>er</w:t>
      </w:r>
      <w:r w:rsidR="00A649D6" w:rsidRPr="00A649D6">
        <w:t>, som i Pomodoro-teknikken, kan redusere tretthet og distraksjon, og dermed fremme høyere nivåer av konsentrasjon og motivasjon sammenlignet med selvregulerte pauser.</w:t>
      </w:r>
    </w:p>
    <w:p w14:paraId="55BDC3E5" w14:textId="13CFA36B" w:rsidR="00DA6FDD" w:rsidRPr="00687EDC" w:rsidRDefault="00DA6FDD" w:rsidP="00DA6FDD">
      <w:pPr>
        <w:rPr>
          <w:b/>
          <w:bCs/>
        </w:rPr>
      </w:pPr>
      <w:r w:rsidRPr="00DA6FDD">
        <w:rPr>
          <w:b/>
          <w:bCs/>
        </w:rPr>
        <w:t>Innsatsregulering</w:t>
      </w:r>
      <w:r w:rsidR="00687EDC">
        <w:rPr>
          <w:b/>
          <w:bCs/>
        </w:rPr>
        <w:br/>
      </w:r>
      <w:proofErr w:type="spellStart"/>
      <w:r w:rsidRPr="00DA6FDD">
        <w:t>Innsatsregulering</w:t>
      </w:r>
      <w:proofErr w:type="spellEnd"/>
      <w:r w:rsidRPr="00DA6FDD">
        <w:t xml:space="preserve"> handler om hvordan studenter håndterer og fordeler sin mentale innsats for å optimalisere læringsresultater (</w:t>
      </w:r>
      <w:proofErr w:type="spellStart"/>
      <w:r w:rsidRPr="00DA6FDD">
        <w:t>Biwer</w:t>
      </w:r>
      <w:proofErr w:type="spellEnd"/>
      <w:r w:rsidRPr="00DA6FDD">
        <w:t xml:space="preserve"> et al., 2023). Pomodoro-teknikken strukturerer denne prosessen ved å balansere perioder med fokus </w:t>
      </w:r>
      <w:r w:rsidR="00A2208B">
        <w:t>og</w:t>
      </w:r>
      <w:r w:rsidRPr="00DA6FDD">
        <w:t xml:space="preserve"> korte pauser, som bidrar til å forhindre kognitiv overbelastning og opprettholde mentale ressurser. </w:t>
      </w:r>
      <w:proofErr w:type="spellStart"/>
      <w:r w:rsidRPr="00DA6FDD">
        <w:t>Biwer</w:t>
      </w:r>
      <w:proofErr w:type="spellEnd"/>
      <w:r w:rsidRPr="00DA6FDD">
        <w:t xml:space="preserve"> et al. (2023) fant at systematiske pauser, som de i Pomodoro-teknikken, førte til bedre humør og høyere effektivitet (dvs. lignende oppgavefullføring på kortere tid) sammenlignet med selvregulerte pauser. Dette antyder at Pomodoro-teknikken kan være en effektiv strategi for å regulere mental innsats i nettbasert læring.</w:t>
      </w:r>
    </w:p>
    <w:p w14:paraId="3BD6165E" w14:textId="05E12A38" w:rsidR="005D56C6" w:rsidRPr="00687EDC" w:rsidRDefault="005D56C6" w:rsidP="005D56C6">
      <w:pPr>
        <w:rPr>
          <w:b/>
          <w:bCs/>
        </w:rPr>
      </w:pPr>
      <w:r w:rsidRPr="005D56C6">
        <w:rPr>
          <w:b/>
          <w:bCs/>
        </w:rPr>
        <w:t>Tidsstyring</w:t>
      </w:r>
      <w:r w:rsidR="00687EDC">
        <w:rPr>
          <w:b/>
          <w:bCs/>
        </w:rPr>
        <w:br/>
      </w:r>
      <w:r w:rsidRPr="005D56C6">
        <w:t>Effektiv tidsstyring er en kritisk komponent i både selvregulert læring og innsatsregulering. Pomodoro-teknikken fremmer tidsstyring ved å dele opp arbeid i faste tidsintervaller, noe som hjelper studenter med å unngå utsettelse og håndtere komplekse oppgaver ved å bryte dem ned i mindre, håndterbare deler (</w:t>
      </w:r>
      <w:proofErr w:type="spellStart"/>
      <w:r w:rsidRPr="005D56C6">
        <w:t>Costales</w:t>
      </w:r>
      <w:proofErr w:type="spellEnd"/>
      <w:r w:rsidRPr="005D56C6">
        <w:t xml:space="preserve"> et al., 2021). Studien til </w:t>
      </w:r>
      <w:proofErr w:type="spellStart"/>
      <w:r w:rsidRPr="005D56C6">
        <w:t>Costales</w:t>
      </w:r>
      <w:proofErr w:type="spellEnd"/>
      <w:r w:rsidRPr="005D56C6">
        <w:t xml:space="preserve"> et al. (2021) viser at studenter som brukte Pomodoro-teknikken, opplevde en signifikant forbedring i akademiske resultater, noe som ble støttet av statistiske analyser som ANOVA, som indikerte en økning i varians og en kritisk rate som bekreftet teknikkens effektivitet.</w:t>
      </w:r>
    </w:p>
    <w:p w14:paraId="560E4B88" w14:textId="0EDE8E60" w:rsidR="004A030A" w:rsidRPr="00687EDC" w:rsidRDefault="005D56C6" w:rsidP="00A37C9C">
      <w:pPr>
        <w:rPr>
          <w:b/>
          <w:bCs/>
        </w:rPr>
      </w:pPr>
      <w:r w:rsidRPr="005D56C6">
        <w:rPr>
          <w:b/>
          <w:bCs/>
        </w:rPr>
        <w:t>Kognitiv belastning</w:t>
      </w:r>
      <w:r w:rsidR="00687EDC">
        <w:rPr>
          <w:b/>
          <w:bCs/>
        </w:rPr>
        <w:br/>
      </w:r>
      <w:r w:rsidR="00B10A40" w:rsidRPr="00B10A40">
        <w:t>Kognitiv belastningsteori (</w:t>
      </w:r>
      <w:proofErr w:type="spellStart"/>
      <w:r w:rsidR="00B10A40" w:rsidRPr="00B10A40">
        <w:t>Ayres</w:t>
      </w:r>
      <w:proofErr w:type="spellEnd"/>
      <w:r w:rsidR="00B10A40" w:rsidRPr="00B10A40">
        <w:t xml:space="preserve"> et al., 2021, sitert i </w:t>
      </w:r>
      <w:proofErr w:type="spellStart"/>
      <w:r w:rsidR="00B10A40" w:rsidRPr="00B10A40">
        <w:t>Biwer</w:t>
      </w:r>
      <w:proofErr w:type="spellEnd"/>
      <w:r w:rsidR="00B10A40" w:rsidRPr="00B10A40">
        <w:t xml:space="preserve"> et al., 2023) forklarer hvordan læringsoppgaver påvirker arbeidsminnets kapasitet. Pomodoro-teknikken reduserer kognitiv belastning ved å dele opp komplekse oppgaver i mindre segmenter, slik at studenter kan behandle informasjon mer effektivt. Ved å inkludere regelmessige pauser, gir teknikken arbeidsminnet tid til å restituere, noe som kan forbedre læringsutbyttet. </w:t>
      </w:r>
      <w:proofErr w:type="spellStart"/>
      <w:r w:rsidR="00B10A40" w:rsidRPr="00B10A40">
        <w:t>Costales</w:t>
      </w:r>
      <w:proofErr w:type="spellEnd"/>
      <w:r w:rsidR="00B10A40" w:rsidRPr="00B10A40">
        <w:t xml:space="preserve"> et al. (2021) understreker at Pomodoro-teknikken hjelper studenter med å motstå selvavbrytelser og trene hjernen til å konsentrere seg, noe som ytterligere reduserer unødvendig kognitiv belastning forårsaket av distraksjoner.</w:t>
      </w:r>
    </w:p>
    <w:p w14:paraId="784ED6E2" w14:textId="77777777" w:rsidR="004A030A" w:rsidRDefault="004A030A" w:rsidP="00A37C9C">
      <w:pPr>
        <w:rPr>
          <w:color w:val="EE0000"/>
        </w:rPr>
      </w:pPr>
    </w:p>
    <w:p w14:paraId="5E0DA5B0" w14:textId="69EB170F" w:rsidR="00D4425F" w:rsidRPr="0076398A" w:rsidRDefault="00A37C9C" w:rsidP="0076398A">
      <w:pPr>
        <w:pStyle w:val="Overskrift2"/>
      </w:pPr>
      <w:bookmarkStart w:id="6" w:name="_Toc146417326"/>
      <w:r>
        <w:t>sentral fagteori</w:t>
      </w:r>
      <w:bookmarkEnd w:id="6"/>
    </w:p>
    <w:p w14:paraId="0967D782" w14:textId="5C43C747" w:rsidR="00860E8D" w:rsidRPr="00860E8D" w:rsidRDefault="00360EF2" w:rsidP="00860E8D">
      <w:r w:rsidRPr="00360EF2">
        <w:t xml:space="preserve">Den sentrale fagteorien kombinerer </w:t>
      </w:r>
      <w:r w:rsidRPr="00360EF2">
        <w:rPr>
          <w:i/>
          <w:iCs/>
        </w:rPr>
        <w:t>selvregulert læring</w:t>
      </w:r>
      <w:r w:rsidRPr="00360EF2">
        <w:t xml:space="preserve">, </w:t>
      </w:r>
      <w:r w:rsidRPr="00360EF2">
        <w:rPr>
          <w:i/>
          <w:iCs/>
        </w:rPr>
        <w:t>innsatsregulering</w:t>
      </w:r>
      <w:r w:rsidRPr="00360EF2">
        <w:t xml:space="preserve">, </w:t>
      </w:r>
      <w:r w:rsidRPr="00360EF2">
        <w:rPr>
          <w:i/>
          <w:iCs/>
        </w:rPr>
        <w:t>tidsstyring</w:t>
      </w:r>
      <w:r w:rsidRPr="00360EF2">
        <w:t xml:space="preserve"> og </w:t>
      </w:r>
      <w:r w:rsidRPr="00360EF2">
        <w:rPr>
          <w:i/>
          <w:iCs/>
        </w:rPr>
        <w:t>kognitiv belastningsteori</w:t>
      </w:r>
      <w:r w:rsidRPr="00360EF2">
        <w:t xml:space="preserve"> for å forklare hvordan Pomodoro-teknikken kan optimalisere læringsprosesser</w:t>
      </w:r>
      <w:r w:rsidR="00860E8D">
        <w:t xml:space="preserve">. </w:t>
      </w:r>
      <w:r w:rsidR="00860E8D" w:rsidRPr="00860E8D">
        <w:t xml:space="preserve">Ved å strukturere arbeid i korte, fokuserte intervaller </w:t>
      </w:r>
      <w:r w:rsidR="003F450F">
        <w:t>med</w:t>
      </w:r>
      <w:r w:rsidR="00860E8D" w:rsidRPr="00860E8D">
        <w:t xml:space="preserve"> regelmessige pauser, hjelper teknikken studenter med å håndtere distraksjoner, opprettholde motivasjon og forbedre effektiviteten, noe som gjør den til et verdifullt verktøy for både studenter og pedagoger</w:t>
      </w:r>
      <w:r w:rsidR="001771CB">
        <w:t>.</w:t>
      </w:r>
    </w:p>
    <w:p w14:paraId="3B53AA4F" w14:textId="693C4B08" w:rsidR="00B615DF" w:rsidRPr="00B615DF" w:rsidRDefault="00B615DF" w:rsidP="00B615DF">
      <w:pPr>
        <w:rPr>
          <w:b/>
          <w:bCs/>
        </w:rPr>
      </w:pPr>
      <w:r w:rsidRPr="00B615DF">
        <w:rPr>
          <w:b/>
          <w:bCs/>
        </w:rPr>
        <w:lastRenderedPageBreak/>
        <w:t>Fysiske (biologiske og kognitive) prinsipper</w:t>
      </w:r>
      <w:r w:rsidR="00980DE5">
        <w:rPr>
          <w:b/>
          <w:bCs/>
        </w:rPr>
        <w:br/>
      </w:r>
      <w:r w:rsidRPr="00B615DF">
        <w:t>Pomodoro-teknikken utnytter menneskets naturlige begrensninger i oppmerksomhet og energi, basert på prinsipper fra kognitiv psykologi og nevrovitenskap. Her er nøkkelprinsipper:</w:t>
      </w:r>
    </w:p>
    <w:p w14:paraId="4B0779D7" w14:textId="305FE345" w:rsidR="00B615DF" w:rsidRDefault="00B615DF" w:rsidP="00B615DF">
      <w:r w:rsidRPr="00B615DF">
        <w:rPr>
          <w:b/>
          <w:bCs/>
        </w:rPr>
        <w:t>Oppmerksomhetsspenn og kognitiv utmattelse (</w:t>
      </w:r>
      <w:proofErr w:type="spellStart"/>
      <w:r w:rsidRPr="00B615DF">
        <w:rPr>
          <w:b/>
          <w:bCs/>
        </w:rPr>
        <w:t>Attention</w:t>
      </w:r>
      <w:proofErr w:type="spellEnd"/>
      <w:r w:rsidRPr="00B615DF">
        <w:rPr>
          <w:b/>
          <w:bCs/>
        </w:rPr>
        <w:t xml:space="preserve"> Span and </w:t>
      </w:r>
      <w:proofErr w:type="spellStart"/>
      <w:r w:rsidRPr="00B615DF">
        <w:rPr>
          <w:b/>
          <w:bCs/>
        </w:rPr>
        <w:t>Cognitive</w:t>
      </w:r>
      <w:proofErr w:type="spellEnd"/>
      <w:r w:rsidRPr="00B615DF">
        <w:rPr>
          <w:b/>
          <w:bCs/>
        </w:rPr>
        <w:t xml:space="preserve"> </w:t>
      </w:r>
      <w:proofErr w:type="spellStart"/>
      <w:r w:rsidRPr="00B615DF">
        <w:rPr>
          <w:b/>
          <w:bCs/>
        </w:rPr>
        <w:t>Fatigue</w:t>
      </w:r>
      <w:proofErr w:type="spellEnd"/>
      <w:r w:rsidRPr="00B615DF">
        <w:rPr>
          <w:b/>
          <w:bCs/>
        </w:rPr>
        <w:t>)</w:t>
      </w:r>
      <w:r w:rsidRPr="00B615DF">
        <w:t>: Menneskelig fokus avtar over tid på grunn av begrenset kapasitet i arbeidsminnet (</w:t>
      </w:r>
      <w:proofErr w:type="spellStart"/>
      <w:r w:rsidRPr="00B615DF">
        <w:t>working</w:t>
      </w:r>
      <w:proofErr w:type="spellEnd"/>
      <w:r w:rsidRPr="00B615DF">
        <w:t xml:space="preserve"> </w:t>
      </w:r>
      <w:proofErr w:type="spellStart"/>
      <w:r w:rsidRPr="00B615DF">
        <w:t>memory</w:t>
      </w:r>
      <w:proofErr w:type="spellEnd"/>
      <w:r w:rsidRPr="00B615DF">
        <w:t>). Uten pauser fører dette til "</w:t>
      </w:r>
      <w:proofErr w:type="spellStart"/>
      <w:r w:rsidRPr="00B615DF">
        <w:t>attention</w:t>
      </w:r>
      <w:proofErr w:type="spellEnd"/>
      <w:r w:rsidRPr="00B615DF">
        <w:t xml:space="preserve"> </w:t>
      </w:r>
      <w:proofErr w:type="spellStart"/>
      <w:r w:rsidRPr="00B615DF">
        <w:t>residue</w:t>
      </w:r>
      <w:proofErr w:type="spellEnd"/>
      <w:r w:rsidRPr="00B615DF">
        <w:t xml:space="preserve">" – rester av tanker fra tidligere oppgaver som reduserer effektivitet. Pomodoro-teknikken motvirker dette ved korte pauser som lar hjernen restituere. Ifølge </w:t>
      </w:r>
      <w:proofErr w:type="spellStart"/>
      <w:r w:rsidRPr="00B615DF">
        <w:t>ultradiane</w:t>
      </w:r>
      <w:proofErr w:type="spellEnd"/>
      <w:r w:rsidRPr="00B615DF">
        <w:t xml:space="preserve"> rytmer (naturlige sykluser på ca. 90–120 minutter med høy og lav energi) er korte intervaller som 25 minutter </w:t>
      </w:r>
      <w:proofErr w:type="gramStart"/>
      <w:r w:rsidRPr="00B615DF">
        <w:t>optimale</w:t>
      </w:r>
      <w:proofErr w:type="gramEnd"/>
      <w:r w:rsidRPr="00B615DF">
        <w:t xml:space="preserve"> for å opprettholde dyp konsentrasjon.</w:t>
      </w:r>
      <w:r w:rsidR="00D22ED1">
        <w:br/>
      </w:r>
      <w:r w:rsidRPr="00B615DF">
        <w:rPr>
          <w:b/>
          <w:bCs/>
        </w:rPr>
        <w:t>Eksempel</w:t>
      </w:r>
      <w:r w:rsidRPr="00B615DF">
        <w:t xml:space="preserve">: Under en nettbasert forelesning kan en student bruke Pomodoro for å fokusere i 25 minutter på notater, deretter ta en 5-minutters pause for å strekke seg eller drikke vann. Dette reduserer tretthet og øker motivasjon, som vist i </w:t>
      </w:r>
      <w:proofErr w:type="spellStart"/>
      <w:r w:rsidRPr="00B615DF">
        <w:t>Biwer</w:t>
      </w:r>
      <w:proofErr w:type="spellEnd"/>
      <w:r w:rsidRPr="00B615DF">
        <w:t xml:space="preserve"> et al. (2023), der systematiske pauser ga bedre humør og effektivitet.</w:t>
      </w:r>
    </w:p>
    <w:p w14:paraId="4C8AB1FF" w14:textId="7FB5F757" w:rsidR="008826EC" w:rsidRPr="009B18E6" w:rsidRDefault="008826EC" w:rsidP="008826EC">
      <w:pPr>
        <w:rPr>
          <w:b/>
          <w:bCs/>
        </w:rPr>
      </w:pPr>
      <w:r w:rsidRPr="008826EC">
        <w:rPr>
          <w:b/>
          <w:bCs/>
        </w:rPr>
        <w:t>Teknologiske prinsipper</w:t>
      </w:r>
      <w:r w:rsidR="009B18E6">
        <w:rPr>
          <w:b/>
          <w:bCs/>
        </w:rPr>
        <w:br/>
      </w:r>
      <w:r w:rsidRPr="008826EC">
        <w:t xml:space="preserve">Teknologien bak Pomodoro involverer enkle verktøy for tidsstyring, </w:t>
      </w:r>
      <w:proofErr w:type="gramStart"/>
      <w:r w:rsidRPr="008826EC">
        <w:t>integreres</w:t>
      </w:r>
      <w:proofErr w:type="gramEnd"/>
      <w:r w:rsidRPr="008826EC">
        <w:t xml:space="preserve"> ofte i digitale plattformer for nettbasert læring.</w:t>
      </w:r>
    </w:p>
    <w:p w14:paraId="4376434F" w14:textId="0880951D" w:rsidR="003D17C8" w:rsidRDefault="001707E3" w:rsidP="001707E3">
      <w:r w:rsidRPr="001707E3">
        <w:rPr>
          <w:b/>
          <w:bCs/>
        </w:rPr>
        <w:t xml:space="preserve">Tidsblokking og automatisering (Time </w:t>
      </w:r>
      <w:proofErr w:type="spellStart"/>
      <w:r w:rsidRPr="001707E3">
        <w:rPr>
          <w:b/>
          <w:bCs/>
        </w:rPr>
        <w:t>Blocking</w:t>
      </w:r>
      <w:proofErr w:type="spellEnd"/>
      <w:r w:rsidRPr="001707E3">
        <w:rPr>
          <w:b/>
          <w:bCs/>
        </w:rPr>
        <w:t xml:space="preserve"> and Automation)</w:t>
      </w:r>
      <w:r w:rsidR="00AF30F0">
        <w:rPr>
          <w:b/>
          <w:bCs/>
        </w:rPr>
        <w:br/>
      </w:r>
      <w:r w:rsidRPr="001707E3">
        <w:t xml:space="preserve"> Teknikken bruker tidtakere for å strukturere arbeid. Moderne apper (apper med Pomodoro-funksjon) automatiserer dette med varsler </w:t>
      </w:r>
      <w:r w:rsidR="00EF2FBF">
        <w:t xml:space="preserve">og </w:t>
      </w:r>
      <w:r w:rsidRPr="001707E3">
        <w:t>logger</w:t>
      </w:r>
      <w:r>
        <w:t xml:space="preserve">. </w:t>
      </w:r>
      <w:r w:rsidRPr="001707E3">
        <w:t>Dette støtter selvregulert læring ved å gi umiddelbar tilbakemelding.</w:t>
      </w:r>
      <w:r>
        <w:br/>
      </w:r>
      <w:r w:rsidRPr="001707E3">
        <w:rPr>
          <w:b/>
          <w:bCs/>
        </w:rPr>
        <w:t>Eksempel</w:t>
      </w:r>
      <w:r w:rsidRPr="001707E3">
        <w:t xml:space="preserve">: I </w:t>
      </w:r>
      <w:proofErr w:type="spellStart"/>
      <w:r w:rsidRPr="001707E3">
        <w:t>Costales</w:t>
      </w:r>
      <w:proofErr w:type="spellEnd"/>
      <w:r w:rsidRPr="001707E3">
        <w:t xml:space="preserve"> et al. (2021) brukes Pomodoro i en mobilapp under nettbasert læring. Studentene rapporterte bedre tidsstyring og redusert </w:t>
      </w:r>
      <w:r w:rsidR="00436412" w:rsidRPr="00436412">
        <w:t xml:space="preserve">prokrastinering </w:t>
      </w:r>
      <w:r w:rsidRPr="001707E3">
        <w:t>(utsettelse), med statistisk signifikant forbedring i vurderinger.</w:t>
      </w:r>
    </w:p>
    <w:p w14:paraId="51C848FE" w14:textId="42F7994A" w:rsidR="003D17C8" w:rsidRPr="003D17C8" w:rsidRDefault="003D17C8" w:rsidP="003D17C8">
      <w:pPr>
        <w:rPr>
          <w:b/>
          <w:bCs/>
        </w:rPr>
      </w:pPr>
      <w:r w:rsidRPr="003D17C8">
        <w:rPr>
          <w:b/>
          <w:bCs/>
        </w:rPr>
        <w:t>Matematiske prinsipper</w:t>
      </w:r>
      <w:r w:rsidR="00AF30F0">
        <w:rPr>
          <w:b/>
          <w:bCs/>
        </w:rPr>
        <w:br/>
      </w:r>
      <w:r w:rsidRPr="003D17C8">
        <w:t>Matematikken i Pomodoro involverer modellering av tid, produktivitet og statistisk analyse av effektivitet.</w:t>
      </w:r>
    </w:p>
    <w:p w14:paraId="713FFF78" w14:textId="56054EDE" w:rsidR="00D77D69" w:rsidRDefault="003D17C8" w:rsidP="001707E3">
      <w:r w:rsidRPr="003D17C8">
        <w:rPr>
          <w:b/>
          <w:bCs/>
        </w:rPr>
        <w:t>Eksponentiell nedgang i fokus (</w:t>
      </w:r>
      <w:proofErr w:type="spellStart"/>
      <w:r w:rsidRPr="003D17C8">
        <w:rPr>
          <w:b/>
          <w:bCs/>
        </w:rPr>
        <w:t>Exponential</w:t>
      </w:r>
      <w:proofErr w:type="spellEnd"/>
      <w:r w:rsidRPr="003D17C8">
        <w:rPr>
          <w:b/>
          <w:bCs/>
        </w:rPr>
        <w:t xml:space="preserve"> </w:t>
      </w:r>
      <w:proofErr w:type="spellStart"/>
      <w:r w:rsidRPr="003D17C8">
        <w:rPr>
          <w:b/>
          <w:bCs/>
        </w:rPr>
        <w:t>Decay</w:t>
      </w:r>
      <w:proofErr w:type="spellEnd"/>
      <w:r w:rsidRPr="003D17C8">
        <w:rPr>
          <w:b/>
          <w:bCs/>
        </w:rPr>
        <w:t xml:space="preserve"> </w:t>
      </w:r>
      <w:proofErr w:type="spellStart"/>
      <w:r w:rsidRPr="003D17C8">
        <w:rPr>
          <w:b/>
          <w:bCs/>
        </w:rPr>
        <w:t>of</w:t>
      </w:r>
      <w:proofErr w:type="spellEnd"/>
      <w:r w:rsidRPr="003D17C8">
        <w:rPr>
          <w:b/>
          <w:bCs/>
        </w:rPr>
        <w:t xml:space="preserve"> </w:t>
      </w:r>
      <w:proofErr w:type="spellStart"/>
      <w:r w:rsidRPr="003D17C8">
        <w:rPr>
          <w:b/>
          <w:bCs/>
        </w:rPr>
        <w:t>Attention</w:t>
      </w:r>
      <w:proofErr w:type="spellEnd"/>
      <w:r w:rsidRPr="003D17C8">
        <w:rPr>
          <w:b/>
          <w:bCs/>
        </w:rPr>
        <w:t>)</w:t>
      </w:r>
      <w:r w:rsidR="00AF30F0">
        <w:br/>
      </w:r>
      <w:r w:rsidRPr="003D17C8">
        <w:t>Oppmerksomhet avtar ofte eksponentielt over tid uten pauser. Pomodoro "nullstiller" dette ved pauser.</w:t>
      </w:r>
      <w:r w:rsidR="007F754F">
        <w:br/>
      </w:r>
      <w:r w:rsidR="009C38A5" w:rsidRPr="009C38A5">
        <w:rPr>
          <w:b/>
          <w:bCs/>
        </w:rPr>
        <w:t>Formel:</w:t>
      </w:r>
    </w:p>
    <w:p w14:paraId="2826FEFA" w14:textId="45539EA0" w:rsidR="003F1205" w:rsidRPr="00A045D2" w:rsidRDefault="00A045D2" w:rsidP="00A045D2">
      <w:pPr>
        <w:jc w:val="center"/>
        <w:rPr>
          <w:sz w:val="18"/>
          <w:szCs w:val="18"/>
          <w:lang w:val="en-US"/>
        </w:rPr>
      </w:pPr>
      <m:oMathPara>
        <m:oMath>
          <m:r>
            <m:rPr>
              <m:sty m:val="p"/>
            </m:rPr>
            <w:rPr>
              <w:rFonts w:ascii="Cambria Math" w:hAnsi="Cambria Math"/>
              <w:sz w:val="18"/>
              <w:szCs w:val="18"/>
              <w:lang w:val="en-US"/>
            </w:rPr>
            <m:t>A</m:t>
          </m:r>
          <m:d>
            <m:dPr>
              <m:ctrlPr>
                <w:rPr>
                  <w:rFonts w:ascii="Cambria Math" w:hAnsi="Cambria Math"/>
                  <w:sz w:val="18"/>
                  <w:szCs w:val="18"/>
                  <w:lang w:val="en-US"/>
                </w:rPr>
              </m:ctrlPr>
            </m:dPr>
            <m:e>
              <m:r>
                <w:rPr>
                  <w:rFonts w:ascii="Cambria Math" w:hAnsi="Cambria Math"/>
                  <w:sz w:val="18"/>
                  <w:szCs w:val="18"/>
                  <w:lang w:val="en-US"/>
                </w:rPr>
                <m:t>t</m:t>
              </m:r>
              <m:ctrlPr>
                <w:rPr>
                  <w:rFonts w:ascii="Cambria Math" w:hAnsi="Cambria Math"/>
                  <w:i/>
                  <w:sz w:val="18"/>
                  <w:szCs w:val="18"/>
                  <w:lang w:val="en-US"/>
                </w:rPr>
              </m:ctrlPr>
            </m:e>
          </m:d>
          <m:r>
            <w:rPr>
              <w:rFonts w:ascii="Cambria Math" w:hAnsi="Cambria Math"/>
              <w:sz w:val="18"/>
              <w:szCs w:val="18"/>
              <w:lang w:val="en-US"/>
            </w:rPr>
            <m:t>=</m:t>
          </m:r>
          <m:sSub>
            <m:sSubPr>
              <m:ctrlPr>
                <w:rPr>
                  <w:rFonts w:ascii="Cambria Math" w:hAnsi="Cambria Math"/>
                  <w:i/>
                  <w:sz w:val="18"/>
                  <w:szCs w:val="18"/>
                  <w:lang w:val="en-US"/>
                </w:rPr>
              </m:ctrlPr>
            </m:sSubPr>
            <m:e>
              <m:r>
                <w:rPr>
                  <w:rFonts w:ascii="Cambria Math" w:hAnsi="Cambria Math"/>
                  <w:sz w:val="18"/>
                  <w:szCs w:val="18"/>
                  <w:lang w:val="en-US"/>
                </w:rPr>
                <m:t>A</m:t>
              </m:r>
            </m:e>
            <m:sub>
              <m:r>
                <w:rPr>
                  <w:rFonts w:ascii="Cambria Math" w:hAnsi="Cambria Math"/>
                  <w:sz w:val="18"/>
                  <w:szCs w:val="18"/>
                  <w:lang w:val="en-US"/>
                </w:rPr>
                <m:t>0</m:t>
              </m:r>
            </m:sub>
          </m:sSub>
          <m:r>
            <m:rPr>
              <m:sty m:val="p"/>
            </m:rPr>
            <w:rPr>
              <w:rFonts w:ascii="Cambria Math" w:hAnsi="Cambria Math"/>
              <w:sz w:val="18"/>
              <w:szCs w:val="18"/>
              <w:lang w:val="en-US"/>
            </w:rPr>
            <m:t>⋅</m:t>
          </m:r>
          <m:sSup>
            <m:sSupPr>
              <m:ctrlPr>
                <w:rPr>
                  <w:rFonts w:ascii="Cambria Math" w:hAnsi="Cambria Math"/>
                  <w:i/>
                  <w:sz w:val="18"/>
                  <w:szCs w:val="18"/>
                  <w:lang w:val="en-US"/>
                </w:rPr>
              </m:ctrlPr>
            </m:sSupPr>
            <m:e>
              <m:r>
                <w:rPr>
                  <w:rFonts w:ascii="Cambria Math" w:hAnsi="Cambria Math"/>
                  <w:sz w:val="18"/>
                  <w:szCs w:val="18"/>
                  <w:lang w:val="en-US"/>
                </w:rPr>
                <m:t>e</m:t>
              </m:r>
              <m:ctrlPr>
                <w:rPr>
                  <w:rFonts w:ascii="Cambria Math" w:hAnsi="Cambria Math"/>
                  <w:sz w:val="18"/>
                  <w:szCs w:val="18"/>
                  <w:lang w:val="en-US"/>
                </w:rPr>
              </m:ctrlPr>
            </m:e>
            <m:sup>
              <m:r>
                <w:rPr>
                  <w:rFonts w:ascii="Cambria Math" w:hAnsi="Cambria Math"/>
                  <w:sz w:val="18"/>
                  <w:szCs w:val="18"/>
                  <w:lang w:val="en-US"/>
                </w:rPr>
                <m:t>-</m:t>
              </m:r>
              <m:f>
                <m:fPr>
                  <m:ctrlPr>
                    <w:rPr>
                      <w:rFonts w:ascii="Cambria Math" w:hAnsi="Cambria Math"/>
                      <w:sz w:val="18"/>
                      <w:szCs w:val="18"/>
                      <w:lang w:val="en-US"/>
                    </w:rPr>
                  </m:ctrlPr>
                </m:fPr>
                <m:num>
                  <m:r>
                    <w:rPr>
                      <w:rFonts w:ascii="Cambria Math" w:hAnsi="Cambria Math"/>
                      <w:sz w:val="18"/>
                      <w:szCs w:val="18"/>
                      <w:lang w:val="en-US"/>
                    </w:rPr>
                    <m:t>t</m:t>
                  </m:r>
                </m:num>
                <m:den>
                  <m:r>
                    <m:rPr>
                      <m:sty m:val="p"/>
                    </m:rPr>
                    <w:rPr>
                      <w:rFonts w:ascii="Cambria Math" w:hAnsi="Cambria Math"/>
                      <w:sz w:val="18"/>
                      <w:szCs w:val="18"/>
                      <w:lang w:val="en-US"/>
                    </w:rPr>
                    <m:t>τ</m:t>
                  </m:r>
                </m:den>
              </m:f>
            </m:sup>
          </m:sSup>
        </m:oMath>
      </m:oMathPara>
    </w:p>
    <w:p w14:paraId="6268E6F0" w14:textId="24850AB6" w:rsidR="001707E3" w:rsidRPr="008826EC" w:rsidRDefault="00134EBC" w:rsidP="0081011C">
      <w:pPr>
        <w:rPr>
          <w:sz w:val="18"/>
          <w:szCs w:val="18"/>
        </w:rPr>
      </w:pPr>
      <w:r w:rsidRPr="00134EBC">
        <w:t xml:space="preserve">der A(t) er fokusnivå ved tid t, </w:t>
      </w:r>
      <w:r>
        <w:t>A</w:t>
      </w:r>
      <w:r>
        <w:rPr>
          <w:vertAlign w:val="subscript"/>
        </w:rPr>
        <w:t>0</w:t>
      </w:r>
      <w:r w:rsidRPr="00134EBC">
        <w:t>​ er initialt fokus (f.eks. 1), og τ \tau τ er tidskonstant (f.eks. 30 minutter for typisk oppmerksomhet). Uten pauser synker A(t) raskt; med Pomodoro gjenopprettes det periodisk.</w:t>
      </w:r>
      <w:r w:rsidR="00596AC4">
        <w:br/>
      </w:r>
      <w:r w:rsidR="00596AC4" w:rsidRPr="00596AC4">
        <w:rPr>
          <w:b/>
          <w:bCs/>
        </w:rPr>
        <w:t>Eksempel</w:t>
      </w:r>
      <w:r w:rsidR="00596AC4" w:rsidRPr="00596AC4">
        <w:t>: Hvis τ=</w:t>
      </w:r>
      <w:r w:rsidR="00596AC4">
        <w:t xml:space="preserve">30, </w:t>
      </w:r>
      <w:r w:rsidR="00596AC4" w:rsidRPr="00596AC4">
        <w:t xml:space="preserve">er fokus etter 25 minutter </w:t>
      </w:r>
      <m:oMath>
        <m:r>
          <w:rPr>
            <w:rFonts w:ascii="Cambria Math" w:hAnsi="Cambria Math"/>
            <w:sz w:val="22"/>
            <w:szCs w:val="22"/>
            <w:lang w:val="en-US"/>
          </w:rPr>
          <m:t>A</m:t>
        </m:r>
        <m:d>
          <m:dPr>
            <m:ctrlPr>
              <w:rPr>
                <w:rFonts w:ascii="Cambria Math" w:hAnsi="Cambria Math"/>
                <w:sz w:val="22"/>
                <w:szCs w:val="22"/>
                <w:lang w:val="en-US"/>
              </w:rPr>
            </m:ctrlPr>
          </m:dPr>
          <m:e>
            <m:r>
              <w:rPr>
                <w:rFonts w:ascii="Cambria Math" w:hAnsi="Cambria Math"/>
                <w:sz w:val="22"/>
                <w:szCs w:val="22"/>
              </w:rPr>
              <m:t>25</m:t>
            </m:r>
            <m:ctrlPr>
              <w:rPr>
                <w:rFonts w:ascii="Cambria Math" w:hAnsi="Cambria Math"/>
                <w:i/>
                <w:sz w:val="22"/>
                <w:szCs w:val="22"/>
                <w:lang w:val="en-US"/>
              </w:rPr>
            </m:ctrlPr>
          </m:e>
        </m:d>
        <m:r>
          <w:rPr>
            <w:rFonts w:ascii="Cambria Math" w:hAnsi="Cambria Math"/>
            <w:sz w:val="22"/>
            <w:szCs w:val="22"/>
          </w:rPr>
          <m:t>=1</m:t>
        </m:r>
        <m:r>
          <m:rPr>
            <m:sty m:val="p"/>
          </m:rPr>
          <w:rPr>
            <w:rFonts w:ascii="Cambria Math" w:hAnsi="Cambria Math"/>
            <w:sz w:val="22"/>
            <w:szCs w:val="22"/>
          </w:rPr>
          <m:t>⋅</m:t>
        </m:r>
        <m:sSup>
          <m:sSupPr>
            <m:ctrlPr>
              <w:rPr>
                <w:rFonts w:ascii="Cambria Math" w:hAnsi="Cambria Math"/>
                <w:i/>
                <w:sz w:val="22"/>
                <w:szCs w:val="22"/>
                <w:lang w:val="en-US"/>
              </w:rPr>
            </m:ctrlPr>
          </m:sSupPr>
          <m:e>
            <m:r>
              <w:rPr>
                <w:rFonts w:ascii="Cambria Math" w:hAnsi="Cambria Math"/>
                <w:sz w:val="22"/>
                <w:szCs w:val="22"/>
                <w:lang w:val="en-US"/>
              </w:rPr>
              <m:t>e</m:t>
            </m:r>
            <m:ctrlPr>
              <w:rPr>
                <w:rFonts w:ascii="Cambria Math" w:hAnsi="Cambria Math"/>
                <w:sz w:val="22"/>
                <w:szCs w:val="22"/>
                <w:lang w:val="en-US"/>
              </w:rPr>
            </m:ctrlPr>
          </m:e>
          <m:sup>
            <m:r>
              <w:rPr>
                <w:rFonts w:ascii="Cambria Math" w:hAnsi="Cambria Math"/>
                <w:sz w:val="22"/>
                <w:szCs w:val="22"/>
              </w:rPr>
              <m:t>-</m:t>
            </m:r>
            <m:f>
              <m:fPr>
                <m:ctrlPr>
                  <w:rPr>
                    <w:rFonts w:ascii="Cambria Math" w:hAnsi="Cambria Math"/>
                    <w:sz w:val="22"/>
                    <w:szCs w:val="22"/>
                    <w:lang w:val="en-US"/>
                  </w:rPr>
                </m:ctrlPr>
              </m:fPr>
              <m:num>
                <m:r>
                  <w:rPr>
                    <w:rFonts w:ascii="Cambria Math" w:hAnsi="Cambria Math"/>
                    <w:sz w:val="22"/>
                    <w:szCs w:val="22"/>
                  </w:rPr>
                  <m:t>-25</m:t>
                </m:r>
              </m:num>
              <m:den>
                <m:r>
                  <w:rPr>
                    <w:rFonts w:ascii="Cambria Math" w:hAnsi="Cambria Math"/>
                    <w:sz w:val="22"/>
                    <w:szCs w:val="22"/>
                  </w:rPr>
                  <m:t>30</m:t>
                </m:r>
              </m:den>
            </m:f>
          </m:sup>
        </m:sSup>
      </m:oMath>
      <w:r w:rsidR="0081011C">
        <w:rPr>
          <w:sz w:val="18"/>
          <w:szCs w:val="18"/>
        </w:rPr>
        <w:t xml:space="preserve"> </w:t>
      </w:r>
      <w:r w:rsidR="00596AC4" w:rsidRPr="00596AC4">
        <w:t>≈0.43 (43% av initialt nivå). En pause gjenoppretter det til nær 1.</w:t>
      </w:r>
    </w:p>
    <w:p w14:paraId="5E8B3D57" w14:textId="61C6EFC0" w:rsidR="007F754F" w:rsidRDefault="007F754F" w:rsidP="007F754F">
      <w:pPr>
        <w:rPr>
          <w:b/>
          <w:bCs/>
        </w:rPr>
      </w:pPr>
      <w:r w:rsidRPr="007F754F">
        <w:rPr>
          <w:b/>
          <w:bCs/>
        </w:rPr>
        <w:t>Statistisk analyse (ANOVA):</w:t>
      </w:r>
      <w:r w:rsidRPr="007F754F">
        <w:t xml:space="preserve"> For å måle effektivitet bruker forskning som </w:t>
      </w:r>
      <w:proofErr w:type="spellStart"/>
      <w:r w:rsidRPr="007F754F">
        <w:t>Costales</w:t>
      </w:r>
      <w:proofErr w:type="spellEnd"/>
      <w:r w:rsidRPr="007F754F">
        <w:t xml:space="preserve"> et al. (2021) ANOVA (Analysis </w:t>
      </w:r>
      <w:proofErr w:type="spellStart"/>
      <w:r w:rsidRPr="007F754F">
        <w:t>of</w:t>
      </w:r>
      <w:proofErr w:type="spellEnd"/>
      <w:r w:rsidRPr="007F754F">
        <w:t xml:space="preserve"> </w:t>
      </w:r>
      <w:proofErr w:type="spellStart"/>
      <w:r w:rsidRPr="007F754F">
        <w:t>Variance</w:t>
      </w:r>
      <w:proofErr w:type="spellEnd"/>
      <w:r w:rsidRPr="007F754F">
        <w:t>) for å sammenligne resultater før og etter Pomodoro.</w:t>
      </w:r>
      <w:r>
        <w:br/>
      </w:r>
      <w:r>
        <w:rPr>
          <w:b/>
          <w:bCs/>
        </w:rPr>
        <w:t>Formel</w:t>
      </w:r>
      <w:r w:rsidR="00A21511">
        <w:rPr>
          <w:b/>
          <w:bCs/>
        </w:rPr>
        <w:t xml:space="preserve"> for F-verdi</w:t>
      </w:r>
      <w:r w:rsidR="00DE05AA">
        <w:rPr>
          <w:b/>
          <w:bCs/>
        </w:rPr>
        <w:t xml:space="preserve"> i ANOVA</w:t>
      </w:r>
      <w:r>
        <w:rPr>
          <w:b/>
          <w:bCs/>
        </w:rPr>
        <w:t>:</w:t>
      </w:r>
      <w:r w:rsidR="00DE05AA">
        <w:rPr>
          <w:b/>
          <w:bCs/>
        </w:rPr>
        <w:br/>
      </w:r>
      <m:oMathPara>
        <m:oMath>
          <m:r>
            <w:rPr>
              <w:rFonts w:ascii="Cambria Math" w:hAnsi="Cambria Math"/>
            </w:rPr>
            <m:t>F=</m:t>
          </m:r>
          <m:f>
            <m:fPr>
              <m:ctrlPr>
                <w:rPr>
                  <w:rFonts w:ascii="Cambria Math" w:hAnsi="Cambria Math"/>
                </w:rPr>
              </m:ctrlPr>
            </m:fPr>
            <m:num>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B</m:t>
                  </m:r>
                </m:sub>
              </m:sSub>
              <m:ctrlPr>
                <w:rPr>
                  <w:rFonts w:ascii="Cambria Math" w:hAnsi="Cambria Math"/>
                  <w:i/>
                </w:rPr>
              </m:ctrlPr>
            </m:num>
            <m:den>
              <m:r>
                <w:rPr>
                  <w:rFonts w:ascii="Cambria Math" w:hAnsi="Cambria Math"/>
                </w:rPr>
                <m:t>M</m:t>
              </m:r>
              <m:sSub>
                <m:sSubPr>
                  <m:ctrlPr>
                    <w:rPr>
                      <w:rFonts w:ascii="Cambria Math" w:hAnsi="Cambria Math"/>
                      <w:i/>
                    </w:rPr>
                  </m:ctrlPr>
                </m:sSubPr>
                <m:e>
                  <m:r>
                    <w:rPr>
                      <w:rFonts w:ascii="Cambria Math" w:hAnsi="Cambria Math"/>
                    </w:rPr>
                    <m:t>S</m:t>
                  </m:r>
                </m:e>
                <m:sub>
                  <m:r>
                    <w:rPr>
                      <w:rFonts w:ascii="Cambria Math" w:hAnsi="Cambria Math"/>
                    </w:rPr>
                    <m:t>W</m:t>
                  </m:r>
                </m:sub>
              </m:sSub>
              <m:ctrlPr>
                <w:rPr>
                  <w:rFonts w:ascii="Cambria Math" w:hAnsi="Cambria Math"/>
                  <w:i/>
                </w:rPr>
              </m:ctrlPr>
            </m:den>
          </m:f>
        </m:oMath>
      </m:oMathPara>
    </w:p>
    <w:p w14:paraId="0DA12B9F" w14:textId="094E5983" w:rsidR="007F754F" w:rsidRPr="007F754F" w:rsidRDefault="0017793B" w:rsidP="007F754F">
      <w:r w:rsidRPr="0017793B">
        <w:t>der MS</w:t>
      </w:r>
      <w:r w:rsidRPr="0017793B">
        <w:rPr>
          <w:vertAlign w:val="subscript"/>
        </w:rPr>
        <w:t>B</w:t>
      </w:r>
      <w:r w:rsidRPr="0017793B">
        <w:t xml:space="preserve"> er gjennomsnittlig kvadrat mellom grupper (f.eks. med/uten Pomodoro), og MS</w:t>
      </w:r>
      <w:r w:rsidRPr="0017793B">
        <w:rPr>
          <w:vertAlign w:val="subscript"/>
        </w:rPr>
        <w:t>W</w:t>
      </w:r>
      <w:r w:rsidRPr="0017793B">
        <w:t xml:space="preserve">​ innen grupper. I </w:t>
      </w:r>
      <w:proofErr w:type="spellStart"/>
      <w:r w:rsidRPr="0017793B">
        <w:t>Costales</w:t>
      </w:r>
      <w:proofErr w:type="spellEnd"/>
      <w:r w:rsidRPr="0017793B">
        <w:t xml:space="preserve"> et al. </w:t>
      </w:r>
      <w:r w:rsidR="008F1ED3">
        <w:t xml:space="preserve">(2021) </w:t>
      </w:r>
      <w:r w:rsidRPr="0017793B">
        <w:t>ga dette en signifikant forskjell (p &lt; 0.05), som viste økt varians og effektivitet.</w:t>
      </w:r>
    </w:p>
    <w:p w14:paraId="247BD07F" w14:textId="28872BD9" w:rsidR="00360EF2" w:rsidRPr="00360EF2" w:rsidRDefault="001F44AA" w:rsidP="00360EF2">
      <w:r w:rsidRPr="001F44AA">
        <w:t>Disse prinsippene viser hvordan Pomodoro kombinerer biologi, teknologi og matematikk for å optimalisere læring, spesielt i nettbaserte miljøer der selvstendighet er nøkkelen.</w:t>
      </w:r>
    </w:p>
    <w:p w14:paraId="6030A44E" w14:textId="4615E500" w:rsidR="007A7D17" w:rsidRDefault="007A7D17" w:rsidP="00A37C9C"/>
    <w:p w14:paraId="7EAD929C" w14:textId="2A75D48A" w:rsidR="007A7D17" w:rsidRDefault="001F3704" w:rsidP="007A7D17">
      <w:pPr>
        <w:pStyle w:val="Overskrift2"/>
      </w:pPr>
      <w:bookmarkStart w:id="7" w:name="_Toc2063804753"/>
      <w:r>
        <w:t>Fysiske måleprinspipper</w:t>
      </w:r>
      <w:bookmarkEnd w:id="7"/>
    </w:p>
    <w:p w14:paraId="0B603D00" w14:textId="1F0DCA1E" w:rsidR="004F233B" w:rsidRPr="001F3704" w:rsidRDefault="003A66D4" w:rsidP="00A37C9C">
      <w:r w:rsidRPr="003A66D4">
        <w:lastRenderedPageBreak/>
        <w:t>Pomodoro-teknikken bygger på fysiske prinsipper knyttet til tid, energi og menneskelig fysiologi (biologiske rytmer)</w:t>
      </w:r>
      <w:r w:rsidR="005223D0">
        <w:t>.</w:t>
      </w:r>
      <w:r w:rsidR="00D326E9">
        <w:t xml:space="preserve"> </w:t>
      </w:r>
      <w:r w:rsidR="001D3B81">
        <w:t xml:space="preserve">For å kunne måle </w:t>
      </w:r>
      <w:r w:rsidR="00987369">
        <w:t xml:space="preserve">menneskelig </w:t>
      </w:r>
      <w:r w:rsidR="00363186">
        <w:t>fysiologi eller energi</w:t>
      </w:r>
      <w:r w:rsidR="00D1431E">
        <w:t xml:space="preserve">, må </w:t>
      </w:r>
      <w:r w:rsidR="00652945">
        <w:t xml:space="preserve">flere metoder </w:t>
      </w:r>
      <w:r w:rsidR="00E25419">
        <w:t xml:space="preserve">til </w:t>
      </w:r>
      <w:r w:rsidR="00652945">
        <w:t xml:space="preserve">for </w:t>
      </w:r>
      <w:r w:rsidR="00881605">
        <w:t>måling</w:t>
      </w:r>
      <w:r w:rsidR="00D51DAB">
        <w:t xml:space="preserve"> enn hva en pomodoro</w:t>
      </w:r>
      <w:r w:rsidR="00DB203E">
        <w:t>-klokke kan tilby</w:t>
      </w:r>
      <w:r w:rsidR="009A3688">
        <w:t>.</w:t>
      </w:r>
      <w:r w:rsidR="00FA2590">
        <w:t xml:space="preserve"> Å måle energi og menneskelig fysiologi</w:t>
      </w:r>
      <w:r w:rsidR="00BB4A73">
        <w:t xml:space="preserve"> kan være relevant for forskning på pomodoro teknikken</w:t>
      </w:r>
      <w:r w:rsidR="00924152">
        <w:t>,</w:t>
      </w:r>
      <w:r w:rsidR="00FA2590">
        <w:t xml:space="preserve"> og blir derfor </w:t>
      </w:r>
      <w:r w:rsidR="008B0AD7">
        <w:t>vurdert i de</w:t>
      </w:r>
      <w:r w:rsidR="007B35F6">
        <w:t>tte prosjektarbeidet</w:t>
      </w:r>
      <w:r w:rsidR="00924152">
        <w:t xml:space="preserve"> samt tatt med i</w:t>
      </w:r>
      <w:r w:rsidR="006A4371">
        <w:t xml:space="preserve"> anbefalte forbedringer til systemet</w:t>
      </w:r>
      <w:r w:rsidR="00DB5007">
        <w:t xml:space="preserve">. </w:t>
      </w:r>
      <w:r w:rsidR="00881605">
        <w:t xml:space="preserve"> </w:t>
      </w:r>
      <w:r w:rsidR="00D326E9">
        <w:t xml:space="preserve"> </w:t>
      </w:r>
    </w:p>
    <w:tbl>
      <w:tblPr>
        <w:tblStyle w:val="Rutenettabelllys"/>
        <w:tblW w:w="0" w:type="auto"/>
        <w:tblLook w:val="04A0" w:firstRow="1" w:lastRow="0" w:firstColumn="1" w:lastColumn="0" w:noHBand="0" w:noVBand="1"/>
      </w:tblPr>
      <w:tblGrid>
        <w:gridCol w:w="2122"/>
        <w:gridCol w:w="4493"/>
        <w:gridCol w:w="2729"/>
      </w:tblGrid>
      <w:tr w:rsidR="00A37C9C" w:rsidRPr="00172134" w14:paraId="0E61DAD3" w14:textId="77777777" w:rsidTr="008761D5">
        <w:tc>
          <w:tcPr>
            <w:tcW w:w="2122" w:type="dxa"/>
            <w:hideMark/>
          </w:tcPr>
          <w:p w14:paraId="5BC1F03B" w14:textId="77777777" w:rsidR="00A37C9C" w:rsidRPr="008761D5" w:rsidRDefault="00A37C9C" w:rsidP="00A37C9C">
            <w:pPr>
              <w:rPr>
                <w:b/>
                <w:bCs/>
                <w:color w:val="EE0000"/>
              </w:rPr>
            </w:pPr>
            <w:r w:rsidRPr="008761D5">
              <w:rPr>
                <w:b/>
                <w:bCs/>
              </w:rPr>
              <w:t>Måleparameter</w:t>
            </w:r>
          </w:p>
        </w:tc>
        <w:tc>
          <w:tcPr>
            <w:tcW w:w="4493" w:type="dxa"/>
            <w:hideMark/>
          </w:tcPr>
          <w:p w14:paraId="3A29E565" w14:textId="77777777" w:rsidR="00A37C9C" w:rsidRPr="008761D5" w:rsidRDefault="00A37C9C" w:rsidP="00A37C9C">
            <w:pPr>
              <w:rPr>
                <w:b/>
                <w:bCs/>
                <w:color w:val="EE0000"/>
              </w:rPr>
            </w:pPr>
            <w:r w:rsidRPr="008761D5">
              <w:rPr>
                <w:b/>
                <w:bCs/>
              </w:rPr>
              <w:t>Måleprinsipp</w:t>
            </w:r>
          </w:p>
        </w:tc>
        <w:tc>
          <w:tcPr>
            <w:tcW w:w="2729" w:type="dxa"/>
            <w:hideMark/>
          </w:tcPr>
          <w:p w14:paraId="745224FC" w14:textId="77777777" w:rsidR="00A37C9C" w:rsidRPr="008761D5" w:rsidRDefault="00A37C9C" w:rsidP="00A37C9C">
            <w:pPr>
              <w:rPr>
                <w:b/>
                <w:bCs/>
                <w:color w:val="EE0000"/>
              </w:rPr>
            </w:pPr>
            <w:r w:rsidRPr="008761D5">
              <w:rPr>
                <w:b/>
                <w:bCs/>
              </w:rPr>
              <w:t>Typisk sensor</w:t>
            </w:r>
          </w:p>
        </w:tc>
      </w:tr>
      <w:tr w:rsidR="00297C65" w:rsidRPr="00172134" w14:paraId="610C7862" w14:textId="77777777" w:rsidTr="008761D5">
        <w:tc>
          <w:tcPr>
            <w:tcW w:w="2122" w:type="dxa"/>
          </w:tcPr>
          <w:p w14:paraId="0D9B6438" w14:textId="2C02D4D1" w:rsidR="00297C65" w:rsidRPr="00172134" w:rsidRDefault="00297C65" w:rsidP="00A37C9C">
            <w:r w:rsidRPr="00172134">
              <w:t>Tid</w:t>
            </w:r>
          </w:p>
        </w:tc>
        <w:tc>
          <w:tcPr>
            <w:tcW w:w="4493" w:type="dxa"/>
          </w:tcPr>
          <w:p w14:paraId="1D60632B" w14:textId="436FEAC8" w:rsidR="00297C65" w:rsidRPr="00F76CD2" w:rsidRDefault="00F76CD2" w:rsidP="00A37C9C">
            <w:r>
              <w:t>N/A</w:t>
            </w:r>
          </w:p>
        </w:tc>
        <w:tc>
          <w:tcPr>
            <w:tcW w:w="2729" w:type="dxa"/>
          </w:tcPr>
          <w:p w14:paraId="15C927E7" w14:textId="29616C9F" w:rsidR="00297C65" w:rsidRPr="00172134" w:rsidRDefault="00484ED5" w:rsidP="00A37C9C">
            <w:proofErr w:type="spellStart"/>
            <w:r>
              <w:t>Arduino</w:t>
            </w:r>
            <w:proofErr w:type="spellEnd"/>
            <w:r>
              <w:t xml:space="preserve"> som k</w:t>
            </w:r>
            <w:r w:rsidR="00666033" w:rsidRPr="00172134">
              <w:t>lokke</w:t>
            </w:r>
          </w:p>
        </w:tc>
      </w:tr>
      <w:tr w:rsidR="00E43FD3" w:rsidRPr="00172134" w14:paraId="0DFC1C7B" w14:textId="77777777" w:rsidTr="008761D5">
        <w:tc>
          <w:tcPr>
            <w:tcW w:w="9344" w:type="dxa"/>
            <w:gridSpan w:val="3"/>
          </w:tcPr>
          <w:p w14:paraId="48916C7F" w14:textId="2CA74C79" w:rsidR="00E43FD3" w:rsidRPr="006E2DEA" w:rsidRDefault="00E43FD3" w:rsidP="00E43FD3">
            <w:pPr>
              <w:jc w:val="center"/>
              <w:rPr>
                <w:b/>
                <w:bCs/>
              </w:rPr>
            </w:pPr>
            <w:r w:rsidRPr="006E2DEA">
              <w:rPr>
                <w:b/>
                <w:bCs/>
              </w:rPr>
              <w:t>Menneskelig fysiologi</w:t>
            </w:r>
          </w:p>
        </w:tc>
      </w:tr>
      <w:tr w:rsidR="00E43FD3" w:rsidRPr="00172134" w14:paraId="27BA4E55" w14:textId="77777777" w:rsidTr="008761D5">
        <w:tc>
          <w:tcPr>
            <w:tcW w:w="2122" w:type="dxa"/>
          </w:tcPr>
          <w:p w14:paraId="56848383" w14:textId="6E0B84D8" w:rsidR="00E43FD3" w:rsidRPr="00172134" w:rsidRDefault="00E43FD3" w:rsidP="00A37C9C">
            <w:r>
              <w:t>Puls</w:t>
            </w:r>
          </w:p>
        </w:tc>
        <w:tc>
          <w:tcPr>
            <w:tcW w:w="4493" w:type="dxa"/>
          </w:tcPr>
          <w:p w14:paraId="34B609AA" w14:textId="70C37223" w:rsidR="00E43FD3" w:rsidRPr="0097551B" w:rsidRDefault="00E43FD3" w:rsidP="00E43FD3">
            <w:r>
              <w:t>Endring av hjerterytme</w:t>
            </w:r>
          </w:p>
        </w:tc>
        <w:tc>
          <w:tcPr>
            <w:tcW w:w="2729" w:type="dxa"/>
          </w:tcPr>
          <w:p w14:paraId="469D9DC4" w14:textId="1C07475E" w:rsidR="00E43FD3" w:rsidRPr="00172134" w:rsidRDefault="00E43FD3" w:rsidP="00A37C9C">
            <w:r>
              <w:t>Pulsklokke</w:t>
            </w:r>
          </w:p>
        </w:tc>
      </w:tr>
      <w:tr w:rsidR="00E43FD3" w:rsidRPr="00C1346F" w14:paraId="1DA3CA46" w14:textId="77777777" w:rsidTr="008761D5">
        <w:tc>
          <w:tcPr>
            <w:tcW w:w="2122" w:type="dxa"/>
          </w:tcPr>
          <w:p w14:paraId="5E08B4A4" w14:textId="432ABF61" w:rsidR="00E43FD3" w:rsidRDefault="00E43FD3" w:rsidP="00A37C9C">
            <w:r>
              <w:t>Hjerne</w:t>
            </w:r>
            <w:r w:rsidR="00F36544">
              <w:t>aktivitet</w:t>
            </w:r>
          </w:p>
        </w:tc>
        <w:tc>
          <w:tcPr>
            <w:tcW w:w="4493" w:type="dxa"/>
          </w:tcPr>
          <w:p w14:paraId="520144D5" w14:textId="77777777" w:rsidR="008E5711" w:rsidRDefault="00B1778E" w:rsidP="00133E2C">
            <w:pPr>
              <w:pStyle w:val="Listeavsnitt"/>
              <w:numPr>
                <w:ilvl w:val="0"/>
                <w:numId w:val="34"/>
              </w:numPr>
              <w:rPr>
                <w:lang w:val="en-US"/>
              </w:rPr>
            </w:pPr>
            <w:r w:rsidRPr="008E5711">
              <w:rPr>
                <w:lang w:val="en-US"/>
              </w:rPr>
              <w:t>Electroencephalography (EEG)</w:t>
            </w:r>
            <w:r w:rsidR="00C1346F" w:rsidRPr="008E5711">
              <w:rPr>
                <w:lang w:val="en-US"/>
              </w:rPr>
              <w:t xml:space="preserve"> </w:t>
            </w:r>
          </w:p>
          <w:p w14:paraId="2CF47496" w14:textId="59D0AD6C" w:rsidR="00E43FD3" w:rsidRDefault="00C1346F" w:rsidP="00133E2C">
            <w:pPr>
              <w:pStyle w:val="Listeavsnitt"/>
              <w:numPr>
                <w:ilvl w:val="0"/>
                <w:numId w:val="34"/>
              </w:numPr>
              <w:rPr>
                <w:lang w:val="en-US"/>
              </w:rPr>
            </w:pPr>
            <w:r w:rsidRPr="008E5711">
              <w:rPr>
                <w:lang w:val="en-US"/>
              </w:rPr>
              <w:t>Functional Magnetic Resonance Imaging</w:t>
            </w:r>
            <w:r w:rsidR="008503D6">
              <w:rPr>
                <w:lang w:val="en-US"/>
              </w:rPr>
              <w:t xml:space="preserve"> (fMRI)</w:t>
            </w:r>
          </w:p>
          <w:p w14:paraId="0F06E666" w14:textId="6650D732" w:rsidR="008E5711" w:rsidRPr="008E5711" w:rsidRDefault="008E5711" w:rsidP="00133E2C">
            <w:pPr>
              <w:pStyle w:val="Listeavsnitt"/>
              <w:numPr>
                <w:ilvl w:val="0"/>
                <w:numId w:val="34"/>
              </w:numPr>
              <w:rPr>
                <w:lang w:val="en-US"/>
              </w:rPr>
            </w:pPr>
            <w:r w:rsidRPr="008E5711">
              <w:t xml:space="preserve">Positron </w:t>
            </w:r>
            <w:proofErr w:type="spellStart"/>
            <w:r w:rsidRPr="008E5711">
              <w:t>Emission</w:t>
            </w:r>
            <w:proofErr w:type="spellEnd"/>
            <w:r w:rsidRPr="008E5711">
              <w:t xml:space="preserve"> </w:t>
            </w:r>
            <w:proofErr w:type="spellStart"/>
            <w:r w:rsidRPr="008E5711">
              <w:t>Tomography</w:t>
            </w:r>
            <w:proofErr w:type="spellEnd"/>
            <w:r w:rsidRPr="008E5711">
              <w:t xml:space="preserve"> (PET) </w:t>
            </w:r>
          </w:p>
        </w:tc>
        <w:tc>
          <w:tcPr>
            <w:tcW w:w="2729" w:type="dxa"/>
          </w:tcPr>
          <w:p w14:paraId="16C1A356" w14:textId="6DA45509" w:rsidR="00E43FD3" w:rsidRPr="00C1346F" w:rsidRDefault="00880F14" w:rsidP="00880F14">
            <w:pPr>
              <w:jc w:val="center"/>
              <w:rPr>
                <w:lang w:val="en-US"/>
              </w:rPr>
            </w:pPr>
            <w:r>
              <w:rPr>
                <w:lang w:val="en-US"/>
              </w:rPr>
              <w:t>N/A</w:t>
            </w:r>
          </w:p>
        </w:tc>
      </w:tr>
      <w:tr w:rsidR="00880F14" w:rsidRPr="00921397" w14:paraId="1B66130A" w14:textId="77777777" w:rsidTr="008761D5">
        <w:tc>
          <w:tcPr>
            <w:tcW w:w="2122" w:type="dxa"/>
          </w:tcPr>
          <w:p w14:paraId="2B340781" w14:textId="326C240D" w:rsidR="00880F14" w:rsidRDefault="00B0674F" w:rsidP="00A37C9C">
            <w:r>
              <w:t>Psykologisk velvære</w:t>
            </w:r>
          </w:p>
        </w:tc>
        <w:tc>
          <w:tcPr>
            <w:tcW w:w="4493" w:type="dxa"/>
          </w:tcPr>
          <w:p w14:paraId="0610A95F" w14:textId="62B7F3B6" w:rsidR="00880F14" w:rsidRPr="001C420B" w:rsidRDefault="00BF23B2" w:rsidP="00D91877">
            <w:r>
              <w:t xml:space="preserve">Hvor </w:t>
            </w:r>
            <w:r w:rsidR="00921397">
              <w:t>motivert</w:t>
            </w:r>
            <w:r w:rsidR="00527BE4">
              <w:t>, konsentrert</w:t>
            </w:r>
            <w:r w:rsidR="00D9163C">
              <w:t>, trøtt</w:t>
            </w:r>
            <w:r w:rsidR="00921397">
              <w:t xml:space="preserve"> fra 1-10 </w:t>
            </w:r>
            <w:proofErr w:type="spellStart"/>
            <w:r w:rsidR="00921397">
              <w:t>etc</w:t>
            </w:r>
            <w:proofErr w:type="spellEnd"/>
            <w:r w:rsidR="001C420B" w:rsidRPr="001C420B">
              <w:t xml:space="preserve"> </w:t>
            </w:r>
          </w:p>
        </w:tc>
        <w:tc>
          <w:tcPr>
            <w:tcW w:w="2729" w:type="dxa"/>
          </w:tcPr>
          <w:p w14:paraId="483E5C41" w14:textId="650F5D0F" w:rsidR="00880F14" w:rsidRPr="00921397" w:rsidRDefault="00D9163C" w:rsidP="00880F14">
            <w:pPr>
              <w:jc w:val="center"/>
            </w:pPr>
            <w:r>
              <w:t>Spørreskjema</w:t>
            </w:r>
          </w:p>
        </w:tc>
      </w:tr>
    </w:tbl>
    <w:p w14:paraId="7A788077" w14:textId="77777777" w:rsidR="00F76CD2" w:rsidRDefault="00F76CD2" w:rsidP="00A37C9C">
      <w:pPr>
        <w:rPr>
          <w:b/>
          <w:bCs/>
          <w:color w:val="EE0000"/>
        </w:rPr>
      </w:pPr>
    </w:p>
    <w:p w14:paraId="361AF681" w14:textId="1788159D" w:rsidR="005B5E55" w:rsidRDefault="00646102" w:rsidP="00133E2C">
      <w:pPr>
        <w:pStyle w:val="Listeavsnitt"/>
        <w:numPr>
          <w:ilvl w:val="0"/>
          <w:numId w:val="35"/>
        </w:numPr>
        <w:rPr>
          <w:b/>
          <w:bCs/>
        </w:rPr>
      </w:pPr>
      <w:r w:rsidRPr="00646102">
        <w:rPr>
          <w:b/>
          <w:bCs/>
        </w:rPr>
        <w:t>Måling av tid</w:t>
      </w:r>
      <w:r>
        <w:rPr>
          <w:b/>
          <w:bCs/>
        </w:rPr>
        <w:t xml:space="preserve"> – </w:t>
      </w:r>
      <w:proofErr w:type="spellStart"/>
      <w:r w:rsidR="00FA6C38">
        <w:rPr>
          <w:b/>
          <w:bCs/>
        </w:rPr>
        <w:t>Arduino</w:t>
      </w:r>
      <w:proofErr w:type="spellEnd"/>
      <w:r w:rsidR="00FA6C38">
        <w:rPr>
          <w:b/>
          <w:bCs/>
        </w:rPr>
        <w:t xml:space="preserve"> </w:t>
      </w:r>
      <w:r>
        <w:rPr>
          <w:b/>
          <w:bCs/>
        </w:rPr>
        <w:t>Klokke</w:t>
      </w:r>
    </w:p>
    <w:p w14:paraId="594A307F" w14:textId="1AD832CC" w:rsidR="00145BF8" w:rsidRDefault="00B95483" w:rsidP="00145BF8">
      <w:r w:rsidRPr="00B95483">
        <w:t xml:space="preserve">En </w:t>
      </w:r>
      <w:proofErr w:type="spellStart"/>
      <w:r w:rsidRPr="00B95483">
        <w:t>Arduino</w:t>
      </w:r>
      <w:proofErr w:type="spellEnd"/>
      <w:r w:rsidRPr="00B95483">
        <w:t xml:space="preserve"> kan måle tid ved hjelp av innebygde funksjoner og maskinvarens klokkemekanismer.</w:t>
      </w:r>
      <w:r w:rsidR="00194923" w:rsidRPr="00194923">
        <w:rPr>
          <w:rFonts w:ascii="Times New Roman" w:eastAsia="Times New Roman" w:hAnsi="Times New Roman" w:cs="Times New Roman"/>
          <w:sz w:val="24"/>
          <w:szCs w:val="24"/>
        </w:rPr>
        <w:t xml:space="preserve"> </w:t>
      </w:r>
      <w:proofErr w:type="spellStart"/>
      <w:r w:rsidR="00194923" w:rsidRPr="00194923">
        <w:t>Arduino</w:t>
      </w:r>
      <w:proofErr w:type="spellEnd"/>
      <w:r w:rsidR="00194923" w:rsidRPr="00194923">
        <w:t>-kort, som f</w:t>
      </w:r>
      <w:r w:rsidR="004F50FA">
        <w:t>or eksempel</w:t>
      </w:r>
      <w:r w:rsidR="00194923" w:rsidRPr="00194923">
        <w:t xml:space="preserve"> </w:t>
      </w:r>
      <w:proofErr w:type="spellStart"/>
      <w:r w:rsidR="00194923" w:rsidRPr="00194923">
        <w:t>Arduino</w:t>
      </w:r>
      <w:proofErr w:type="spellEnd"/>
      <w:r w:rsidR="00194923" w:rsidRPr="00194923">
        <w:t xml:space="preserve"> Uno, bruker en krystalloscillator (vanligvis 16 MHz for ATmega328) som gir e</w:t>
      </w:r>
      <w:r w:rsidR="00FF6B72">
        <w:t>t</w:t>
      </w:r>
      <w:r w:rsidR="00194923" w:rsidRPr="00194923">
        <w:t xml:space="preserve"> stabil</w:t>
      </w:r>
      <w:r w:rsidR="00FF6B72">
        <w:t>t</w:t>
      </w:r>
      <w:r w:rsidR="00194923" w:rsidRPr="00194923">
        <w:t xml:space="preserve"> klokkesignal. Dette signalet driver mikrokontrollerens interne tidtaking. </w:t>
      </w:r>
      <w:proofErr w:type="spellStart"/>
      <w:r w:rsidR="00194923" w:rsidRPr="00194923">
        <w:t>Arduinoen</w:t>
      </w:r>
      <w:proofErr w:type="spellEnd"/>
      <w:r w:rsidR="00194923" w:rsidRPr="00194923">
        <w:t xml:space="preserve"> teller sykluser i denne klokken for å måle tid.</w:t>
      </w:r>
      <w:r w:rsidR="00145BF8">
        <w:t xml:space="preserve"> </w:t>
      </w:r>
      <w:proofErr w:type="spellStart"/>
      <w:r w:rsidR="00145BF8" w:rsidRPr="00145BF8">
        <w:t>Arduinoens</w:t>
      </w:r>
      <w:proofErr w:type="spellEnd"/>
      <w:r w:rsidR="00145BF8" w:rsidRPr="00145BF8">
        <w:t xml:space="preserve"> krystall er ikke perfekt nøyaktig over lange perioder, spesielt ved temperaturvariasjoner. For svært presis tidtaking er en RTC-modul eller GPS-modul bedre.</w:t>
      </w:r>
      <w:r w:rsidR="00A76E57">
        <w:t xml:space="preserve"> For prosjektets </w:t>
      </w:r>
      <w:r w:rsidR="00327E40">
        <w:t xml:space="preserve">bruk er </w:t>
      </w:r>
      <w:r w:rsidR="00370C87">
        <w:t>denne unøyaktighete</w:t>
      </w:r>
      <w:r w:rsidR="00826A5E">
        <w:t>n</w:t>
      </w:r>
      <w:r w:rsidR="00370C87">
        <w:t xml:space="preserve"> </w:t>
      </w:r>
      <w:r w:rsidR="003E00C8">
        <w:t>ikke relevant.</w:t>
      </w:r>
    </w:p>
    <w:p w14:paraId="49C582DD" w14:textId="3626BE90" w:rsidR="00A5576D" w:rsidRDefault="007C142E" w:rsidP="00133E2C">
      <w:pPr>
        <w:pStyle w:val="Listeavsnitt"/>
        <w:numPr>
          <w:ilvl w:val="0"/>
          <w:numId w:val="35"/>
        </w:numPr>
        <w:rPr>
          <w:b/>
          <w:bCs/>
        </w:rPr>
      </w:pPr>
      <w:r w:rsidRPr="002E22DE">
        <w:rPr>
          <w:b/>
          <w:bCs/>
        </w:rPr>
        <w:t>Mennes</w:t>
      </w:r>
      <w:r w:rsidR="00A5576D" w:rsidRPr="002E22DE">
        <w:rPr>
          <w:b/>
          <w:bCs/>
        </w:rPr>
        <w:t>kelig fysiologi</w:t>
      </w:r>
    </w:p>
    <w:p w14:paraId="3C4DF60F" w14:textId="36225E93" w:rsidR="002E22DE" w:rsidRDefault="004774E6" w:rsidP="004774E6">
      <w:r>
        <w:t xml:space="preserve">I </w:t>
      </w:r>
      <w:r w:rsidR="00470353">
        <w:t xml:space="preserve">forskningsøyemed </w:t>
      </w:r>
      <w:r w:rsidR="000E5E69">
        <w:t xml:space="preserve">kan det være relevant å måle </w:t>
      </w:r>
      <w:r w:rsidR="002747B1">
        <w:t xml:space="preserve">menneskelige fysiologiske </w:t>
      </w:r>
      <w:r w:rsidR="00813A65">
        <w:t xml:space="preserve">prosesser </w:t>
      </w:r>
      <w:r w:rsidR="00407966">
        <w:t xml:space="preserve">for å kunne </w:t>
      </w:r>
      <w:r w:rsidR="004A794A">
        <w:t xml:space="preserve">gjøre forskning på pomodoro målbart. </w:t>
      </w:r>
      <w:r w:rsidR="00F9081D">
        <w:t>Om</w:t>
      </w:r>
      <w:r w:rsidR="00462AB1">
        <w:t xml:space="preserve"> det</w:t>
      </w:r>
      <w:r w:rsidR="00F9081D">
        <w:t xml:space="preserve"> er</w:t>
      </w:r>
      <w:r w:rsidR="00462AB1">
        <w:t xml:space="preserve"> en signifikant forskjell</w:t>
      </w:r>
      <w:r w:rsidR="007B2CB2">
        <w:t xml:space="preserve"> </w:t>
      </w:r>
      <w:r w:rsidR="00600526">
        <w:t>i fysiologiske prosesser</w:t>
      </w:r>
      <w:r w:rsidR="00462AB1">
        <w:t xml:space="preserve"> mellom</w:t>
      </w:r>
      <w:r w:rsidR="001D5E93">
        <w:t xml:space="preserve"> studering </w:t>
      </w:r>
      <w:r w:rsidR="001F706C">
        <w:t>med</w:t>
      </w:r>
      <w:r w:rsidR="00CD11B7">
        <w:t xml:space="preserve"> selvregulert </w:t>
      </w:r>
      <w:r w:rsidR="00493E81">
        <w:t>tid</w:t>
      </w:r>
      <w:r w:rsidR="00042BBC">
        <w:t xml:space="preserve"> eller </w:t>
      </w:r>
      <w:r w:rsidR="00F11121">
        <w:t xml:space="preserve">studering </w:t>
      </w:r>
      <w:r w:rsidR="00F7439F">
        <w:t xml:space="preserve">med </w:t>
      </w:r>
      <w:r w:rsidR="001522E1">
        <w:t>pomodoro</w:t>
      </w:r>
      <w:r w:rsidR="00D323CA">
        <w:t xml:space="preserve"> </w:t>
      </w:r>
      <w:r w:rsidR="0038070C">
        <w:t xml:space="preserve">er </w:t>
      </w:r>
      <w:r w:rsidR="005A1EB5">
        <w:t>noe som kan være v</w:t>
      </w:r>
      <w:r w:rsidR="002F074A">
        <w:t>e</w:t>
      </w:r>
      <w:r w:rsidR="005A1EB5">
        <w:t>r</w:t>
      </w:r>
      <w:r w:rsidR="002F074A">
        <w:t>d</w:t>
      </w:r>
      <w:r w:rsidR="005A1EB5">
        <w:t xml:space="preserve">t å se nærmere på. </w:t>
      </w:r>
      <w:r w:rsidR="0052529D">
        <w:t xml:space="preserve">Prosjektet </w:t>
      </w:r>
      <w:r w:rsidR="00B95CF3">
        <w:t xml:space="preserve">vil komme med </w:t>
      </w:r>
      <w:r w:rsidR="007A6248">
        <w:t xml:space="preserve">noen forslag på hvordan </w:t>
      </w:r>
      <w:r w:rsidR="00EA7AEB">
        <w:t>det kan måles</w:t>
      </w:r>
      <w:r w:rsidR="00600D62">
        <w:t>, og vil</w:t>
      </w:r>
      <w:r w:rsidR="00C271AC">
        <w:t xml:space="preserve"> også</w:t>
      </w:r>
      <w:r w:rsidR="00600D62">
        <w:t xml:space="preserve"> </w:t>
      </w:r>
      <w:proofErr w:type="gramStart"/>
      <w:r w:rsidR="00600D62">
        <w:t>implementere</w:t>
      </w:r>
      <w:proofErr w:type="gramEnd"/>
      <w:r w:rsidR="00600D62">
        <w:t xml:space="preserve"> </w:t>
      </w:r>
      <w:r w:rsidR="001336B7">
        <w:t>en metode på å måle psykologisk velvære.</w:t>
      </w:r>
    </w:p>
    <w:p w14:paraId="36EC33B1" w14:textId="10A60DE4" w:rsidR="00133E2C" w:rsidRPr="00133E2C" w:rsidRDefault="00C73027" w:rsidP="00133E2C">
      <w:pPr>
        <w:pStyle w:val="Listeavsnitt"/>
        <w:numPr>
          <w:ilvl w:val="1"/>
          <w:numId w:val="35"/>
        </w:numPr>
        <w:rPr>
          <w:b/>
          <w:bCs/>
        </w:rPr>
      </w:pPr>
      <w:r>
        <w:rPr>
          <w:b/>
          <w:bCs/>
        </w:rPr>
        <w:t xml:space="preserve">Puls - </w:t>
      </w:r>
      <w:r w:rsidR="00133E2C">
        <w:rPr>
          <w:b/>
          <w:bCs/>
        </w:rPr>
        <w:t>Pulsklokke</w:t>
      </w:r>
    </w:p>
    <w:p w14:paraId="44782D86" w14:textId="56391143" w:rsidR="001336B7" w:rsidRDefault="00F04DB9" w:rsidP="004774E6">
      <w:r w:rsidRPr="00F04DB9">
        <w:t xml:space="preserve">Å </w:t>
      </w:r>
      <w:proofErr w:type="gramStart"/>
      <w:r w:rsidRPr="00F04DB9">
        <w:t>implementere</w:t>
      </w:r>
      <w:proofErr w:type="gramEnd"/>
      <w:r w:rsidRPr="00F04DB9">
        <w:t xml:space="preserve"> en pulsklokke for å undersøke forskjeller mellom selvregulert læring (SRL) og Pomodoro-teknikken innebærer å bruke fysiologiske målinger, som hjertefrekvens (HR) og hjertefrekvensvariabilitet (HRV), for å vurdere mentale tilstander som stress, fokus og tretthet. Disse målingene kan gi innsikt i hvordan de to tilnærmingene påvirker studentenes kognitive og fysiologiske respons under læringsøkter.</w:t>
      </w:r>
      <w:r w:rsidR="00E14907">
        <w:t xml:space="preserve"> </w:t>
      </w:r>
    </w:p>
    <w:p w14:paraId="75CACB8F" w14:textId="778E8CB2" w:rsidR="005D6738" w:rsidRDefault="005D6738" w:rsidP="005D6738">
      <w:pPr>
        <w:pStyle w:val="Listeavsnitt"/>
        <w:numPr>
          <w:ilvl w:val="1"/>
          <w:numId w:val="35"/>
        </w:numPr>
        <w:rPr>
          <w:b/>
          <w:bCs/>
        </w:rPr>
      </w:pPr>
      <w:r>
        <w:rPr>
          <w:b/>
          <w:bCs/>
        </w:rPr>
        <w:t>Hjerneaktivitet</w:t>
      </w:r>
    </w:p>
    <w:p w14:paraId="39568430" w14:textId="20FE4124" w:rsidR="005D6738" w:rsidRDefault="004F6AE3" w:rsidP="005D6738">
      <w:r w:rsidRPr="004F6AE3">
        <w:t xml:space="preserve">Hjerneaktivitet refererer til de elektriske, kjemiske og metabolske prosessene som foregår i hjernen når vi tenker, lærer, føler eller utfører oppgaver. Hjernen består av milliarder av nevroner som kommuniserer via elektriske signaler og kjemiske </w:t>
      </w:r>
      <w:r w:rsidR="00AC4E87" w:rsidRPr="004F6AE3">
        <w:t>transmittere</w:t>
      </w:r>
      <w:r w:rsidRPr="004F6AE3">
        <w:t xml:space="preserve">, noe som </w:t>
      </w:r>
      <w:proofErr w:type="gramStart"/>
      <w:r w:rsidRPr="004F6AE3">
        <w:t>genererer</w:t>
      </w:r>
      <w:proofErr w:type="gramEnd"/>
      <w:r w:rsidRPr="004F6AE3">
        <w:t xml:space="preserve"> mønstre av aktivitet som kan måles med ulike teknologier.</w:t>
      </w:r>
    </w:p>
    <w:p w14:paraId="427BBAB8" w14:textId="3C1BC9EB" w:rsidR="00EC520F" w:rsidRDefault="00EC520F" w:rsidP="00EC520F">
      <w:r w:rsidRPr="00EC520F">
        <w:t>I kontekster om læring og produktivitet kan måling av hjerneaktivitet vise hvordan strukturerte pauser påvirker konsentrasjon og tretthet.</w:t>
      </w:r>
      <w:r>
        <w:t xml:space="preserve"> </w:t>
      </w:r>
      <w:r w:rsidR="00B72A35">
        <w:t xml:space="preserve">Siden </w:t>
      </w:r>
      <w:r w:rsidR="004B4E42">
        <w:t>måling av hjerneaktivitet ikke er relevant</w:t>
      </w:r>
      <w:r w:rsidR="00E14907">
        <w:t xml:space="preserve"> eller gjennomførbart</w:t>
      </w:r>
      <w:r w:rsidR="004B4E42">
        <w:t xml:space="preserve"> for prosjektet</w:t>
      </w:r>
      <w:r w:rsidR="000C365D">
        <w:t>, men et forslag til</w:t>
      </w:r>
      <w:r w:rsidR="001D1DD7">
        <w:t xml:space="preserve"> vid</w:t>
      </w:r>
      <w:r w:rsidR="00214D91">
        <w:t xml:space="preserve">ere forskning, vil vi ikke gå videre i dypere detalj </w:t>
      </w:r>
      <w:r w:rsidR="00E14907">
        <w:t>på dette punktet.</w:t>
      </w:r>
    </w:p>
    <w:p w14:paraId="0ACD2C83" w14:textId="5805C6C9" w:rsidR="007B49AA" w:rsidRPr="00067654" w:rsidRDefault="00067654" w:rsidP="00067654">
      <w:pPr>
        <w:pStyle w:val="Listeavsnitt"/>
        <w:numPr>
          <w:ilvl w:val="1"/>
          <w:numId w:val="35"/>
        </w:numPr>
        <w:rPr>
          <w:b/>
          <w:bCs/>
        </w:rPr>
      </w:pPr>
      <w:r>
        <w:rPr>
          <w:b/>
          <w:bCs/>
        </w:rPr>
        <w:t>Måling av psykologisk velvære</w:t>
      </w:r>
      <w:r w:rsidR="00C73027">
        <w:rPr>
          <w:b/>
          <w:bCs/>
        </w:rPr>
        <w:t xml:space="preserve"> -Spørreskjema</w:t>
      </w:r>
    </w:p>
    <w:p w14:paraId="3360C59D" w14:textId="2E2B0AC4" w:rsidR="00E14907" w:rsidRDefault="00C73027" w:rsidP="00EC520F">
      <w:r w:rsidRPr="00C73027">
        <w:lastRenderedPageBreak/>
        <w:t xml:space="preserve">Psykologisk velvære er et multidimensjonalt konsept som ofte </w:t>
      </w:r>
      <w:r>
        <w:t>tar for seg</w:t>
      </w:r>
      <w:r w:rsidRPr="00C73027">
        <w:t xml:space="preserve"> subjektive (f.eks. lykke, </w:t>
      </w:r>
      <w:proofErr w:type="gramStart"/>
      <w:r w:rsidR="0063668A" w:rsidRPr="00C73027">
        <w:t>tilfredshet</w:t>
      </w:r>
      <w:r w:rsidR="00496A00">
        <w:t>,</w:t>
      </w:r>
      <w:proofErr w:type="gramEnd"/>
      <w:r>
        <w:t xml:space="preserve"> tretthet</w:t>
      </w:r>
      <w:r w:rsidRPr="00C73027">
        <w:t>) aspekter. Spørreskjemaer er effektive fordi de er standardiserte, kvantitative og kan tilpasses ulike kontekster</w:t>
      </w:r>
      <w:r w:rsidR="00960A0F">
        <w:t>.</w:t>
      </w:r>
      <w:r w:rsidR="00620AF2">
        <w:t xml:space="preserve"> </w:t>
      </w:r>
      <w:r w:rsidR="00813618">
        <w:t xml:space="preserve">Problemet med spørreundersøkelser er </w:t>
      </w:r>
      <w:r w:rsidR="00B42001">
        <w:t xml:space="preserve">Subjektivitet. </w:t>
      </w:r>
      <w:r w:rsidR="00F15E76" w:rsidRPr="00F15E76">
        <w:t>Selvrapport kan være påvirket av bias (f.eks. sosial ønskelighet)</w:t>
      </w:r>
      <w:r w:rsidR="00620AF2">
        <w:t xml:space="preserve">. </w:t>
      </w:r>
      <w:r w:rsidR="00620AF2" w:rsidRPr="00620AF2">
        <w:t>For en helhetlig tilnærming kan spørreskjemaer suppleres med fysiologiske mål (f.eks. pulsklokker) for å gi et mer komplett bilde av velvære i læringsprosesser.</w:t>
      </w:r>
      <w:r w:rsidR="00785B51">
        <w:t xml:space="preserve"> Prosjektet har laget </w:t>
      </w:r>
      <w:r w:rsidR="00993E40">
        <w:t>e</w:t>
      </w:r>
      <w:r w:rsidR="009D37A2">
        <w:t xml:space="preserve">n </w:t>
      </w:r>
      <w:r w:rsidR="009D37A2" w:rsidRPr="0076398A">
        <w:rPr>
          <w:color w:val="00B050"/>
        </w:rPr>
        <w:t xml:space="preserve">måling av psykologisk velvære </w:t>
      </w:r>
      <w:r w:rsidR="009D37A2">
        <w:t xml:space="preserve">som </w:t>
      </w:r>
      <w:r w:rsidR="00756866">
        <w:t xml:space="preserve">tar for seg </w:t>
      </w:r>
      <w:r w:rsidR="0049518A">
        <w:t>følgende parametere</w:t>
      </w:r>
    </w:p>
    <w:p w14:paraId="40EB1406" w14:textId="77777777" w:rsidR="00B43AB5" w:rsidRPr="00313829" w:rsidRDefault="000377A4" w:rsidP="00B43AB5">
      <w:pPr>
        <w:pStyle w:val="Listeavsnitt"/>
        <w:numPr>
          <w:ilvl w:val="0"/>
          <w:numId w:val="36"/>
        </w:numPr>
        <w:spacing w:before="0" w:after="0" w:line="240" w:lineRule="auto"/>
        <w:rPr>
          <w:rFonts w:eastAsia="Times New Roman" w:cstheme="minorHAnsi"/>
          <w:color w:val="000000"/>
        </w:rPr>
      </w:pPr>
      <w:r w:rsidRPr="00313829">
        <w:rPr>
          <w:rFonts w:eastAsia="Times New Roman" w:cstheme="minorHAnsi"/>
          <w:color w:val="000000"/>
        </w:rPr>
        <w:t>Mental innsats (1–10)</w:t>
      </w:r>
    </w:p>
    <w:p w14:paraId="1DBE83AE" w14:textId="22192852" w:rsidR="00B43AB5" w:rsidRPr="00313829" w:rsidRDefault="00B43AB5" w:rsidP="00B43AB5">
      <w:pPr>
        <w:spacing w:before="0" w:after="0" w:line="240" w:lineRule="auto"/>
        <w:rPr>
          <w:rFonts w:eastAsia="Times New Roman" w:cstheme="minorHAnsi"/>
          <w:color w:val="000000"/>
        </w:rPr>
      </w:pPr>
      <w:r w:rsidRPr="00313829">
        <w:rPr>
          <w:rFonts w:eastAsia="Times New Roman" w:cstheme="minorHAnsi"/>
          <w:color w:val="000000"/>
        </w:rPr>
        <w:t>Graden av kognitiv anstrengelse en person legger i en oppgave, som problemløsning eller læring.</w:t>
      </w:r>
    </w:p>
    <w:p w14:paraId="7C51C07B" w14:textId="4F98D79E" w:rsidR="00BF1F62" w:rsidRPr="00313829" w:rsidRDefault="0081357B" w:rsidP="00BF1F62">
      <w:pPr>
        <w:pStyle w:val="Listeavsnitt"/>
        <w:numPr>
          <w:ilvl w:val="0"/>
          <w:numId w:val="36"/>
        </w:numPr>
        <w:spacing w:before="0" w:after="0" w:line="240" w:lineRule="auto"/>
        <w:rPr>
          <w:rFonts w:eastAsia="Times New Roman" w:cstheme="minorHAnsi"/>
          <w:color w:val="000000"/>
        </w:rPr>
      </w:pPr>
      <w:r w:rsidRPr="00313829">
        <w:rPr>
          <w:rFonts w:eastAsia="Times New Roman" w:cstheme="minorHAnsi"/>
          <w:color w:val="000000"/>
        </w:rPr>
        <w:t>Konsentrasjon (1–10)</w:t>
      </w:r>
      <w:r w:rsidR="00F7792C" w:rsidRPr="00313829">
        <w:rPr>
          <w:rFonts w:eastAsia="Times New Roman" w:cstheme="minorHAnsi"/>
          <w:color w:val="000000"/>
        </w:rPr>
        <w:t xml:space="preserve"> </w:t>
      </w:r>
    </w:p>
    <w:p w14:paraId="13D6297F" w14:textId="1E2CE720" w:rsidR="009F01A1" w:rsidRPr="00313829" w:rsidRDefault="009F01A1" w:rsidP="00B43AB5">
      <w:pPr>
        <w:spacing w:before="0" w:after="0" w:line="240" w:lineRule="auto"/>
        <w:rPr>
          <w:rFonts w:eastAsia="Times New Roman" w:cstheme="minorHAnsi"/>
          <w:color w:val="000000"/>
        </w:rPr>
      </w:pPr>
      <w:r w:rsidRPr="00313829">
        <w:rPr>
          <w:rFonts w:eastAsia="Times New Roman" w:cstheme="minorHAnsi"/>
          <w:color w:val="000000"/>
        </w:rPr>
        <w:t xml:space="preserve">Evnen til å opprettholde </w:t>
      </w:r>
      <w:proofErr w:type="gramStart"/>
      <w:r w:rsidRPr="00313829">
        <w:rPr>
          <w:rFonts w:eastAsia="Times New Roman" w:cstheme="minorHAnsi"/>
          <w:color w:val="000000"/>
        </w:rPr>
        <w:t>fokus</w:t>
      </w:r>
      <w:proofErr w:type="gramEnd"/>
      <w:r w:rsidRPr="00313829">
        <w:rPr>
          <w:rFonts w:eastAsia="Times New Roman" w:cstheme="minorHAnsi"/>
          <w:color w:val="000000"/>
        </w:rPr>
        <w:t xml:space="preserve"> på en oppgave uten distraksjoner.</w:t>
      </w:r>
    </w:p>
    <w:p w14:paraId="3F4EC4B9" w14:textId="35FD68CC" w:rsidR="00622A52" w:rsidRPr="00313829" w:rsidRDefault="00BF1F62" w:rsidP="00E565B5">
      <w:pPr>
        <w:pStyle w:val="Listeavsnitt"/>
        <w:numPr>
          <w:ilvl w:val="0"/>
          <w:numId w:val="36"/>
        </w:numPr>
        <w:spacing w:before="0" w:after="0" w:line="240" w:lineRule="auto"/>
        <w:rPr>
          <w:rFonts w:eastAsia="Times New Roman" w:cstheme="minorHAnsi"/>
          <w:color w:val="000000"/>
        </w:rPr>
      </w:pPr>
      <w:r w:rsidRPr="00313829">
        <w:rPr>
          <w:rFonts w:eastAsia="Times New Roman" w:cstheme="minorHAnsi"/>
          <w:color w:val="000000"/>
        </w:rPr>
        <w:t>Motivasjon (1–10)</w:t>
      </w:r>
    </w:p>
    <w:p w14:paraId="166EE60F" w14:textId="48DC1203" w:rsidR="009F01A1" w:rsidRPr="00313829" w:rsidRDefault="00032AA7" w:rsidP="009F01A1">
      <w:pPr>
        <w:spacing w:before="0" w:after="0" w:line="240" w:lineRule="auto"/>
        <w:rPr>
          <w:rFonts w:eastAsia="Times New Roman" w:cstheme="minorHAnsi"/>
          <w:color w:val="000000"/>
        </w:rPr>
      </w:pPr>
      <w:r w:rsidRPr="00313829">
        <w:rPr>
          <w:rFonts w:eastAsia="Times New Roman" w:cstheme="minorHAnsi"/>
          <w:color w:val="000000"/>
        </w:rPr>
        <w:t>Drivkraften eller lysten til å utføre en oppgave.</w:t>
      </w:r>
    </w:p>
    <w:p w14:paraId="09F6C148" w14:textId="77777777" w:rsidR="00622A52" w:rsidRPr="00313829" w:rsidRDefault="00E565B5" w:rsidP="00BF1636">
      <w:pPr>
        <w:pStyle w:val="Listeavsnitt"/>
        <w:numPr>
          <w:ilvl w:val="0"/>
          <w:numId w:val="36"/>
        </w:numPr>
        <w:spacing w:before="0" w:after="0" w:line="240" w:lineRule="auto"/>
        <w:rPr>
          <w:rFonts w:eastAsia="Times New Roman" w:cstheme="minorHAnsi"/>
          <w:color w:val="000000"/>
        </w:rPr>
      </w:pPr>
      <w:r w:rsidRPr="00313829">
        <w:rPr>
          <w:rFonts w:eastAsia="Times New Roman" w:cstheme="minorHAnsi"/>
          <w:color w:val="000000"/>
        </w:rPr>
        <w:t>Tretthet (1–10)</w:t>
      </w:r>
    </w:p>
    <w:p w14:paraId="3341CB37" w14:textId="14341586" w:rsidR="002C39E4" w:rsidRPr="00313829" w:rsidRDefault="002C39E4" w:rsidP="002C39E4">
      <w:pPr>
        <w:spacing w:before="0" w:after="0" w:line="240" w:lineRule="auto"/>
        <w:rPr>
          <w:rFonts w:eastAsia="Times New Roman" w:cstheme="minorHAnsi"/>
          <w:color w:val="000000"/>
        </w:rPr>
      </w:pPr>
      <w:r w:rsidRPr="00313829">
        <w:rPr>
          <w:rFonts w:eastAsia="Times New Roman" w:cstheme="minorHAnsi"/>
          <w:color w:val="000000"/>
        </w:rPr>
        <w:t>Følelsen av mental eller fysisk utmattelse.</w:t>
      </w:r>
    </w:p>
    <w:p w14:paraId="185EB16B" w14:textId="2716A0CF" w:rsidR="00BF1F62" w:rsidRPr="00313829" w:rsidRDefault="00BF1636" w:rsidP="002C39E4">
      <w:pPr>
        <w:pStyle w:val="Listeavsnitt"/>
        <w:numPr>
          <w:ilvl w:val="0"/>
          <w:numId w:val="36"/>
        </w:numPr>
        <w:spacing w:before="0" w:after="0" w:line="240" w:lineRule="auto"/>
        <w:rPr>
          <w:rFonts w:eastAsia="Times New Roman" w:cstheme="minorHAnsi"/>
          <w:color w:val="000000"/>
        </w:rPr>
      </w:pPr>
      <w:r w:rsidRPr="00313829">
        <w:rPr>
          <w:rFonts w:eastAsia="Times New Roman" w:cstheme="minorHAnsi"/>
          <w:color w:val="000000"/>
        </w:rPr>
        <w:t>Fremgang</w:t>
      </w:r>
    </w:p>
    <w:p w14:paraId="54989C32" w14:textId="77777777" w:rsidR="004E2BF4" w:rsidRDefault="004E2BF4" w:rsidP="0067692D">
      <w:pPr>
        <w:spacing w:before="0" w:after="0" w:line="240" w:lineRule="auto"/>
        <w:rPr>
          <w:rFonts w:eastAsia="Times New Roman" w:cstheme="minorHAnsi"/>
          <w:color w:val="000000"/>
        </w:rPr>
      </w:pPr>
    </w:p>
    <w:p w14:paraId="4091C49A" w14:textId="64F5559D" w:rsidR="0067692D" w:rsidRPr="00313829" w:rsidRDefault="00A52411" w:rsidP="0067692D">
      <w:pPr>
        <w:spacing w:before="0" w:after="0" w:line="240" w:lineRule="auto"/>
        <w:rPr>
          <w:rFonts w:eastAsia="Times New Roman" w:cstheme="minorHAnsi"/>
          <w:color w:val="000000"/>
        </w:rPr>
      </w:pPr>
      <w:r w:rsidRPr="00313829">
        <w:rPr>
          <w:rFonts w:eastAsia="Times New Roman" w:cstheme="minorHAnsi"/>
          <w:color w:val="000000"/>
        </w:rPr>
        <w:t xml:space="preserve">Subjektiv eller objektiv vurdering av progresjon mot et mål, f.eks. fullførte oppgaver eller læringsutbytte. Kan måles </w:t>
      </w:r>
      <w:proofErr w:type="spellStart"/>
      <w:r w:rsidRPr="00313829">
        <w:rPr>
          <w:rFonts w:eastAsia="Times New Roman" w:cstheme="minorHAnsi"/>
          <w:color w:val="000000"/>
        </w:rPr>
        <w:t>kvalitatitvt</w:t>
      </w:r>
      <w:proofErr w:type="spellEnd"/>
      <w:r w:rsidRPr="00313829">
        <w:rPr>
          <w:rFonts w:eastAsia="Times New Roman" w:cstheme="minorHAnsi"/>
          <w:color w:val="000000"/>
        </w:rPr>
        <w:t xml:space="preserve"> (f.eks. "Hvor fornøyd er du med fremgangen din?") eller kvantitativt (f.eks. antall fullførte </w:t>
      </w:r>
      <w:proofErr w:type="spellStart"/>
      <w:r w:rsidRPr="00313829">
        <w:rPr>
          <w:rFonts w:eastAsia="Times New Roman" w:cstheme="minorHAnsi"/>
          <w:color w:val="000000"/>
        </w:rPr>
        <w:t>pomodoros</w:t>
      </w:r>
      <w:proofErr w:type="spellEnd"/>
      <w:r w:rsidRPr="00313829">
        <w:rPr>
          <w:rFonts w:eastAsia="Times New Roman" w:cstheme="minorHAnsi"/>
          <w:color w:val="000000"/>
        </w:rPr>
        <w:t>).</w:t>
      </w:r>
    </w:p>
    <w:p w14:paraId="1529EE25" w14:textId="77777777" w:rsidR="00646102" w:rsidRPr="00646102" w:rsidRDefault="00646102" w:rsidP="00646102">
      <w:pPr>
        <w:rPr>
          <w:b/>
          <w:bCs/>
        </w:rPr>
      </w:pPr>
    </w:p>
    <w:p w14:paraId="17883510" w14:textId="77777777" w:rsidR="00A37C9C" w:rsidRPr="00974E27" w:rsidRDefault="00A37C9C" w:rsidP="00974E27"/>
    <w:p w14:paraId="74CA02A3" w14:textId="6074FCF5" w:rsidR="00777D51" w:rsidRPr="00A408EE" w:rsidRDefault="007A7D17" w:rsidP="00777D51">
      <w:pPr>
        <w:pStyle w:val="Overskrift2"/>
      </w:pPr>
      <w:bookmarkStart w:id="8" w:name="_Toc1980908277"/>
      <w:r w:rsidRPr="00A408EE">
        <w:t>State-of-the-art analys</w:t>
      </w:r>
      <w:r w:rsidR="00F7303E" w:rsidRPr="00A408EE">
        <w:t>e</w:t>
      </w:r>
      <w:r w:rsidRPr="00A408EE">
        <w:t xml:space="preserve"> </w:t>
      </w:r>
      <w:r w:rsidR="00F7303E" w:rsidRPr="00A408EE">
        <w:t>–</w:t>
      </w:r>
      <w:r w:rsidRPr="00A408EE">
        <w:t xml:space="preserve"> </w:t>
      </w:r>
      <w:r w:rsidR="00777D51" w:rsidRPr="00A408EE">
        <w:t>Te</w:t>
      </w:r>
      <w:r w:rsidR="00F7303E" w:rsidRPr="00A408EE">
        <w:t>knisk Gjennomgang</w:t>
      </w:r>
      <w:bookmarkEnd w:id="8"/>
      <w:r w:rsidR="00777D51" w:rsidRPr="00A408EE">
        <w:t xml:space="preserve"> </w:t>
      </w:r>
    </w:p>
    <w:p w14:paraId="12B7F914" w14:textId="77777777" w:rsidR="0076398A" w:rsidRDefault="0076398A" w:rsidP="00A37C9C">
      <w:pPr>
        <w:rPr>
          <w:b/>
          <w:bCs/>
          <w:color w:val="EE0000"/>
        </w:rPr>
      </w:pPr>
    </w:p>
    <w:p w14:paraId="6D7D2863" w14:textId="629301B0" w:rsidR="00720059" w:rsidRDefault="00124D28" w:rsidP="00720059">
      <w:r w:rsidRPr="00124D28">
        <w:t>State-</w:t>
      </w:r>
      <w:proofErr w:type="spellStart"/>
      <w:r w:rsidRPr="00124D28">
        <w:t>of</w:t>
      </w:r>
      <w:proofErr w:type="spellEnd"/>
      <w:r w:rsidRPr="00124D28">
        <w:t>-</w:t>
      </w:r>
      <w:proofErr w:type="spellStart"/>
      <w:r w:rsidRPr="00124D28">
        <w:t>the</w:t>
      </w:r>
      <w:proofErr w:type="spellEnd"/>
      <w:r w:rsidRPr="00124D28">
        <w:t>-art Pomodoro-klokker i 2025 spenner fra digitale apper</w:t>
      </w:r>
      <w:r w:rsidR="004018E0">
        <w:t xml:space="preserve"> </w:t>
      </w:r>
      <w:r w:rsidR="004018E0" w:rsidRPr="004018E0">
        <w:t xml:space="preserve">med avanserte funksjoner </w:t>
      </w:r>
      <w:r w:rsidR="00350390">
        <w:t>med</w:t>
      </w:r>
      <w:r w:rsidR="004018E0" w:rsidRPr="004018E0">
        <w:t xml:space="preserve"> analyser og integrasjoner, til fysiske enheter</w:t>
      </w:r>
      <w:r w:rsidR="00720059">
        <w:t xml:space="preserve"> s</w:t>
      </w:r>
      <w:r w:rsidR="00720059" w:rsidRPr="00720059">
        <w:t xml:space="preserve">om tilbyr enkelhet og distraksjonsfrie alternativer. Disse løsningene utnytter moderne teknologi (automatisering, </w:t>
      </w:r>
      <w:r w:rsidR="00991DC6">
        <w:t>lyd</w:t>
      </w:r>
      <w:r w:rsidR="00720059" w:rsidRPr="00720059">
        <w:t>, visuell feedback) og designprinsipper for å forbedre produktivitet</w:t>
      </w:r>
      <w:r w:rsidR="004E2ACB">
        <w:t>.</w:t>
      </w:r>
    </w:p>
    <w:p w14:paraId="77D35105" w14:textId="548FC90B" w:rsidR="0013704B" w:rsidRDefault="0013704B" w:rsidP="00720059">
      <w:r>
        <w:t>Hvor digitale apper er gratis å bruke</w:t>
      </w:r>
      <w:r w:rsidR="00727508">
        <w:t>,</w:t>
      </w:r>
      <w:r w:rsidR="007D1924">
        <w:t xml:space="preserve"> så vil </w:t>
      </w:r>
      <w:r w:rsidR="001229C7">
        <w:t xml:space="preserve">fysiske alternativer koste penger. </w:t>
      </w:r>
      <w:r w:rsidR="00363C44">
        <w:t>Nedenfor er noen eksempler på fysiske klokker.</w:t>
      </w:r>
    </w:p>
    <w:p w14:paraId="37335FD1" w14:textId="0188FF49" w:rsidR="000D3A14" w:rsidRDefault="000D3A14" w:rsidP="000D3A14">
      <w:pPr>
        <w:pStyle w:val="Listeavsnitt"/>
        <w:numPr>
          <w:ilvl w:val="0"/>
          <w:numId w:val="37"/>
        </w:numPr>
        <w:rPr>
          <w:b/>
          <w:bCs/>
        </w:rPr>
      </w:pPr>
      <w:hyperlink r:id="rId30" w:history="1">
        <w:proofErr w:type="spellStart"/>
        <w:r w:rsidRPr="00C86FB2">
          <w:rPr>
            <w:rStyle w:val="Hyperkobling"/>
            <w:b/>
            <w:bCs/>
          </w:rPr>
          <w:t>Luxafor</w:t>
        </w:r>
        <w:proofErr w:type="spellEnd"/>
        <w:r w:rsidRPr="00C86FB2">
          <w:rPr>
            <w:rStyle w:val="Hyperkobling"/>
            <w:b/>
            <w:bCs/>
          </w:rPr>
          <w:t xml:space="preserve"> Pomodoro Timer</w:t>
        </w:r>
      </w:hyperlink>
    </w:p>
    <w:p w14:paraId="14CA2997" w14:textId="72CC3907" w:rsidR="00AD3128" w:rsidRPr="00AD3128" w:rsidRDefault="003B7167" w:rsidP="00AD3128">
      <w:r w:rsidRPr="003B7167">
        <w:t>En kompakt, USB-drevet timer</w:t>
      </w:r>
      <w:r>
        <w:t xml:space="preserve"> </w:t>
      </w:r>
      <w:r w:rsidRPr="003B7167">
        <w:t xml:space="preserve">med </w:t>
      </w:r>
      <w:proofErr w:type="spellStart"/>
      <w:r w:rsidRPr="003B7167">
        <w:t>tilpassbare</w:t>
      </w:r>
      <w:proofErr w:type="spellEnd"/>
      <w:r w:rsidRPr="003B7167">
        <w:t xml:space="preserve"> LED-farger, vibrasjonsvarsler og programvare for å justere tid og mønstre. Designet for profesjonell bruk med høykvalitetsmaterialer.</w:t>
      </w:r>
      <w:r>
        <w:t xml:space="preserve"> Varier mellom </w:t>
      </w:r>
      <w:r w:rsidR="006C79FB">
        <w:t>400-2000</w:t>
      </w:r>
      <w:r w:rsidR="009B64EF">
        <w:t xml:space="preserve"> NOK</w:t>
      </w:r>
      <w:r w:rsidR="006C79FB">
        <w:t xml:space="preserve"> </w:t>
      </w:r>
      <w:r w:rsidR="00100805">
        <w:t>fordi</w:t>
      </w:r>
      <w:r w:rsidR="00AD3128">
        <w:t xml:space="preserve"> </w:t>
      </w:r>
      <w:proofErr w:type="spellStart"/>
      <w:r w:rsidR="00AD3128" w:rsidRPr="00AD3128">
        <w:t>Luxafor</w:t>
      </w:r>
      <w:proofErr w:type="spellEnd"/>
      <w:r w:rsidR="00AD3128" w:rsidRPr="00AD3128">
        <w:t xml:space="preserve"> er en </w:t>
      </w:r>
      <w:proofErr w:type="spellStart"/>
      <w:r w:rsidR="00AD3128" w:rsidRPr="00AD3128">
        <w:t>premium</w:t>
      </w:r>
      <w:proofErr w:type="spellEnd"/>
      <w:r w:rsidR="00AD3128" w:rsidRPr="00AD3128">
        <w:t>-enhet med avanserte funksjoner som tilpasning via programvare og EU-produksjon, noe som øker prisen.</w:t>
      </w:r>
    </w:p>
    <w:p w14:paraId="6655C5C9" w14:textId="33AA1F57" w:rsidR="00BE0DCE" w:rsidRPr="00E71E0C" w:rsidRDefault="006C79FB" w:rsidP="00BE0DCE">
      <w:pPr>
        <w:pStyle w:val="Listeavsnitt"/>
        <w:numPr>
          <w:ilvl w:val="0"/>
          <w:numId w:val="37"/>
        </w:numPr>
        <w:rPr>
          <w:b/>
          <w:bCs/>
        </w:rPr>
      </w:pPr>
      <w:r>
        <w:t xml:space="preserve"> </w:t>
      </w:r>
      <w:hyperlink r:id="rId31" w:history="1">
        <w:r w:rsidR="00BE0DCE" w:rsidRPr="00E71E0C">
          <w:rPr>
            <w:rStyle w:val="Hyperkobling"/>
            <w:b/>
            <w:bCs/>
          </w:rPr>
          <w:t>Minimal Desk Setups Pomodoro Time</w:t>
        </w:r>
      </w:hyperlink>
    </w:p>
    <w:p w14:paraId="3EA0D9BE" w14:textId="2909C5BF" w:rsidR="000D3A14" w:rsidRPr="003B7167" w:rsidRDefault="00327608" w:rsidP="00327608">
      <w:r>
        <w:t xml:space="preserve">En </w:t>
      </w:r>
      <w:proofErr w:type="gramStart"/>
      <w:r>
        <w:t>robust</w:t>
      </w:r>
      <w:proofErr w:type="gramEnd"/>
      <w:r>
        <w:t xml:space="preserve"> timer med dobbelt display for arbeid/pause, dreieknapp, USB-C eller batteridrift (3x AAA), og magneter for feste. Maksimal tid på 199 minutter og 59 sekunder.</w:t>
      </w:r>
      <w:r>
        <w:br/>
        <w:t>Estimert pris: $</w:t>
      </w:r>
      <w:r w:rsidR="009B64EF">
        <w:t>2</w:t>
      </w:r>
      <w:r>
        <w:t xml:space="preserve">0–$60 USD (ca. </w:t>
      </w:r>
      <w:r w:rsidR="009B64EF">
        <w:t>200</w:t>
      </w:r>
      <w:r>
        <w:t>–600 NOK).</w:t>
      </w:r>
      <w:r w:rsidR="009560B9">
        <w:t xml:space="preserve"> </w:t>
      </w:r>
      <w:r>
        <w:t xml:space="preserve">Denne enheten tilbyr avanserte funksjoner som dobbelt display og fleksibel strømforsyning, men er noe rimeligere enn </w:t>
      </w:r>
      <w:proofErr w:type="spellStart"/>
      <w:r>
        <w:t>Luxafor</w:t>
      </w:r>
      <w:proofErr w:type="spellEnd"/>
      <w:r>
        <w:t xml:space="preserve"> på grunn av enklere programvare. </w:t>
      </w:r>
    </w:p>
    <w:p w14:paraId="6F767C3F" w14:textId="5391D2FB" w:rsidR="00363C44" w:rsidRDefault="00217D04" w:rsidP="007553FB">
      <w:pPr>
        <w:pStyle w:val="Listeavsnitt"/>
        <w:numPr>
          <w:ilvl w:val="0"/>
          <w:numId w:val="37"/>
        </w:numPr>
        <w:rPr>
          <w:b/>
          <w:bCs/>
        </w:rPr>
      </w:pPr>
      <w:hyperlink r:id="rId32" w:history="1">
        <w:proofErr w:type="spellStart"/>
        <w:r w:rsidRPr="00343731">
          <w:rPr>
            <w:rStyle w:val="Hyperkobling"/>
            <w:b/>
            <w:bCs/>
          </w:rPr>
          <w:t>Miracle</w:t>
        </w:r>
        <w:proofErr w:type="spellEnd"/>
        <w:r w:rsidRPr="00343731">
          <w:rPr>
            <w:rStyle w:val="Hyperkobling"/>
            <w:b/>
            <w:bCs/>
          </w:rPr>
          <w:t xml:space="preserve"> </w:t>
        </w:r>
        <w:proofErr w:type="spellStart"/>
        <w:r w:rsidRPr="00343731">
          <w:rPr>
            <w:rStyle w:val="Hyperkobling"/>
            <w:b/>
            <w:bCs/>
          </w:rPr>
          <w:t>TimeCube</w:t>
        </w:r>
        <w:proofErr w:type="spellEnd"/>
        <w:r w:rsidRPr="00343731">
          <w:rPr>
            <w:rStyle w:val="Hyperkobling"/>
            <w:b/>
            <w:bCs/>
          </w:rPr>
          <w:t xml:space="preserve"> Timer</w:t>
        </w:r>
      </w:hyperlink>
    </w:p>
    <w:p w14:paraId="302D5589" w14:textId="365B1FB8" w:rsidR="00931EA5" w:rsidRDefault="002C7F6D" w:rsidP="004018E0">
      <w:pPr>
        <w:rPr>
          <w:ins w:id="9" w:author="{8DA39141-CEAC-4F88-A79A-EA93A7486460}" w:date="2025-08-22T14:42:00Z" w16du:dateUtc="2025-08-22T12:42:00Z"/>
        </w:rPr>
      </w:pPr>
      <w:r w:rsidRPr="002C7F6D">
        <w:t>En enkel, kubeformet timer med forhåndsinnstilte intervaller (5, 10, 20, 25 minutter). Drives av batterier (ofte 2x AAA) og er intuitiv ved å snu kuben.</w:t>
      </w:r>
      <w:r>
        <w:t xml:space="preserve"> </w:t>
      </w:r>
      <w:r w:rsidRPr="002C7F6D">
        <w:t>Estimert pris: $15–$30 USD (ca. 150–300 NOK).</w:t>
      </w:r>
      <w:r>
        <w:t xml:space="preserve"> </w:t>
      </w:r>
      <w:r w:rsidRPr="002C7F6D">
        <w:t xml:space="preserve">Begrunnelse: </w:t>
      </w:r>
      <w:proofErr w:type="spellStart"/>
      <w:r w:rsidRPr="002C7F6D">
        <w:t>TimeCube</w:t>
      </w:r>
      <w:proofErr w:type="spellEnd"/>
      <w:r w:rsidRPr="002C7F6D">
        <w:t xml:space="preserve"> er den rimeligste av de tre på grunn av sin enkle, analoge design uten programvare eller tilkoblingsmuligheter.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1265"/>
        <w:gridCol w:w="1373"/>
        <w:gridCol w:w="2649"/>
        <w:gridCol w:w="2310"/>
      </w:tblGrid>
      <w:tr w:rsidR="00343731" w:rsidRPr="00343731" w14:paraId="459A626C" w14:textId="77777777" w:rsidTr="00FC478A">
        <w:trPr>
          <w:tblHeader/>
          <w:tblCellSpacing w:w="15" w:type="dxa"/>
        </w:trPr>
        <w:tc>
          <w:tcPr>
            <w:tcW w:w="0" w:type="auto"/>
            <w:vAlign w:val="center"/>
            <w:hideMark/>
          </w:tcPr>
          <w:p w14:paraId="10C7C70A" w14:textId="77777777" w:rsidR="00343731" w:rsidRPr="00343731" w:rsidRDefault="00343731" w:rsidP="00343731">
            <w:pPr>
              <w:rPr>
                <w:b/>
                <w:bCs/>
              </w:rPr>
            </w:pPr>
            <w:r w:rsidRPr="00343731">
              <w:rPr>
                <w:b/>
                <w:bCs/>
              </w:rPr>
              <w:lastRenderedPageBreak/>
              <w:t>Enhet</w:t>
            </w:r>
          </w:p>
        </w:tc>
        <w:tc>
          <w:tcPr>
            <w:tcW w:w="0" w:type="auto"/>
            <w:vAlign w:val="center"/>
            <w:hideMark/>
          </w:tcPr>
          <w:p w14:paraId="5B2B7351" w14:textId="77777777" w:rsidR="00343731" w:rsidRPr="00343731" w:rsidRDefault="00343731" w:rsidP="00343731">
            <w:pPr>
              <w:rPr>
                <w:b/>
                <w:bCs/>
              </w:rPr>
            </w:pPr>
            <w:r w:rsidRPr="00343731">
              <w:rPr>
                <w:b/>
                <w:bCs/>
              </w:rPr>
              <w:t>Estimert pris (USD)</w:t>
            </w:r>
          </w:p>
        </w:tc>
        <w:tc>
          <w:tcPr>
            <w:tcW w:w="1343" w:type="dxa"/>
            <w:vAlign w:val="center"/>
            <w:hideMark/>
          </w:tcPr>
          <w:p w14:paraId="2CF3DC78" w14:textId="77777777" w:rsidR="00343731" w:rsidRPr="00343731" w:rsidRDefault="00343731" w:rsidP="00343731">
            <w:pPr>
              <w:rPr>
                <w:b/>
                <w:bCs/>
              </w:rPr>
            </w:pPr>
            <w:r w:rsidRPr="00343731">
              <w:rPr>
                <w:b/>
                <w:bCs/>
              </w:rPr>
              <w:t>Estimert pris (NOK)</w:t>
            </w:r>
          </w:p>
        </w:tc>
        <w:tc>
          <w:tcPr>
            <w:tcW w:w="2619" w:type="dxa"/>
            <w:vAlign w:val="center"/>
            <w:hideMark/>
          </w:tcPr>
          <w:p w14:paraId="225DAC9B" w14:textId="77777777" w:rsidR="00343731" w:rsidRPr="00343731" w:rsidRDefault="00343731" w:rsidP="00343731">
            <w:pPr>
              <w:rPr>
                <w:b/>
                <w:bCs/>
              </w:rPr>
            </w:pPr>
            <w:r w:rsidRPr="00343731">
              <w:rPr>
                <w:b/>
                <w:bCs/>
              </w:rPr>
              <w:t>Nøkkelfunksjoner</w:t>
            </w:r>
          </w:p>
        </w:tc>
        <w:tc>
          <w:tcPr>
            <w:tcW w:w="0" w:type="auto"/>
            <w:vAlign w:val="center"/>
            <w:hideMark/>
          </w:tcPr>
          <w:p w14:paraId="7EB374F2" w14:textId="77777777" w:rsidR="00343731" w:rsidRPr="00343731" w:rsidRDefault="00343731" w:rsidP="00343731">
            <w:pPr>
              <w:rPr>
                <w:b/>
                <w:bCs/>
              </w:rPr>
            </w:pPr>
            <w:r w:rsidRPr="00343731">
              <w:rPr>
                <w:b/>
                <w:bCs/>
              </w:rPr>
              <w:t>Prisdriver</w:t>
            </w:r>
          </w:p>
        </w:tc>
      </w:tr>
      <w:tr w:rsidR="00343731" w:rsidRPr="00343731" w14:paraId="2DC82283" w14:textId="77777777" w:rsidTr="00FC478A">
        <w:trPr>
          <w:tblCellSpacing w:w="15" w:type="dxa"/>
        </w:trPr>
        <w:tc>
          <w:tcPr>
            <w:tcW w:w="0" w:type="auto"/>
            <w:vAlign w:val="center"/>
            <w:hideMark/>
          </w:tcPr>
          <w:p w14:paraId="4EBEA279" w14:textId="77777777" w:rsidR="00343731" w:rsidRPr="00343731" w:rsidRDefault="00343731" w:rsidP="00343731">
            <w:proofErr w:type="spellStart"/>
            <w:r w:rsidRPr="00343731">
              <w:rPr>
                <w:b/>
                <w:bCs/>
              </w:rPr>
              <w:t>Luxafor</w:t>
            </w:r>
            <w:proofErr w:type="spellEnd"/>
            <w:r w:rsidRPr="00343731">
              <w:rPr>
                <w:b/>
                <w:bCs/>
              </w:rPr>
              <w:t xml:space="preserve"> Pomodoro Timer</w:t>
            </w:r>
          </w:p>
        </w:tc>
        <w:tc>
          <w:tcPr>
            <w:tcW w:w="0" w:type="auto"/>
            <w:vAlign w:val="center"/>
            <w:hideMark/>
          </w:tcPr>
          <w:p w14:paraId="026BE29D" w14:textId="4AFC6F51" w:rsidR="00343731" w:rsidRPr="00343731" w:rsidRDefault="00343731" w:rsidP="00343731">
            <w:r w:rsidRPr="00343731">
              <w:t>$</w:t>
            </w:r>
            <w:r w:rsidR="00027A7A">
              <w:t>4</w:t>
            </w:r>
            <w:r w:rsidRPr="00343731">
              <w:t>0–$</w:t>
            </w:r>
            <w:r w:rsidR="00FC478A">
              <w:t>180</w:t>
            </w:r>
          </w:p>
        </w:tc>
        <w:tc>
          <w:tcPr>
            <w:tcW w:w="1343" w:type="dxa"/>
            <w:vAlign w:val="center"/>
            <w:hideMark/>
          </w:tcPr>
          <w:p w14:paraId="7FE14EAA" w14:textId="2A0ED3A0" w:rsidR="00343731" w:rsidRPr="00343731" w:rsidRDefault="003B5614" w:rsidP="00343731">
            <w:r>
              <w:t>45</w:t>
            </w:r>
            <w:r w:rsidR="00343731" w:rsidRPr="00343731">
              <w:t>0–</w:t>
            </w:r>
            <w:r>
              <w:t>2</w:t>
            </w:r>
            <w:r w:rsidR="00ED29D2">
              <w:t>00</w:t>
            </w:r>
            <w:r w:rsidR="00FC478A">
              <w:t>0</w:t>
            </w:r>
            <w:r w:rsidR="00343731" w:rsidRPr="00343731">
              <w:t xml:space="preserve"> NOK</w:t>
            </w:r>
          </w:p>
        </w:tc>
        <w:tc>
          <w:tcPr>
            <w:tcW w:w="2619" w:type="dxa"/>
            <w:vAlign w:val="center"/>
            <w:hideMark/>
          </w:tcPr>
          <w:p w14:paraId="0193C15B" w14:textId="77777777" w:rsidR="00343731" w:rsidRPr="00343731" w:rsidRDefault="00343731" w:rsidP="00343731">
            <w:r w:rsidRPr="00343731">
              <w:t>LED-tilpasning, vibrasjon, USB, programvare</w:t>
            </w:r>
          </w:p>
        </w:tc>
        <w:tc>
          <w:tcPr>
            <w:tcW w:w="0" w:type="auto"/>
            <w:vAlign w:val="center"/>
            <w:hideMark/>
          </w:tcPr>
          <w:p w14:paraId="1C6D7257" w14:textId="77777777" w:rsidR="00343731" w:rsidRPr="00343731" w:rsidRDefault="00343731" w:rsidP="00343731">
            <w:r w:rsidRPr="00343731">
              <w:t>Høy kvalitet, avanserte funksjoner</w:t>
            </w:r>
          </w:p>
        </w:tc>
      </w:tr>
      <w:tr w:rsidR="00343731" w:rsidRPr="00343731" w14:paraId="250E661E" w14:textId="77777777" w:rsidTr="00FC478A">
        <w:trPr>
          <w:tblCellSpacing w:w="15" w:type="dxa"/>
        </w:trPr>
        <w:tc>
          <w:tcPr>
            <w:tcW w:w="0" w:type="auto"/>
            <w:vAlign w:val="center"/>
            <w:hideMark/>
          </w:tcPr>
          <w:p w14:paraId="71E0D5B0" w14:textId="77777777" w:rsidR="00343731" w:rsidRPr="00343731" w:rsidRDefault="00343731" w:rsidP="00343731">
            <w:r w:rsidRPr="00343731">
              <w:rPr>
                <w:b/>
                <w:bCs/>
              </w:rPr>
              <w:t>Minimal Desk Setups Timer</w:t>
            </w:r>
          </w:p>
        </w:tc>
        <w:tc>
          <w:tcPr>
            <w:tcW w:w="0" w:type="auto"/>
            <w:vAlign w:val="center"/>
            <w:hideMark/>
          </w:tcPr>
          <w:p w14:paraId="5972BE2E" w14:textId="77777777" w:rsidR="00343731" w:rsidRPr="00343731" w:rsidRDefault="00343731" w:rsidP="00343731">
            <w:r w:rsidRPr="00343731">
              <w:t>$40–$60</w:t>
            </w:r>
          </w:p>
        </w:tc>
        <w:tc>
          <w:tcPr>
            <w:tcW w:w="1343" w:type="dxa"/>
            <w:vAlign w:val="center"/>
            <w:hideMark/>
          </w:tcPr>
          <w:p w14:paraId="21F6C8E6" w14:textId="77777777" w:rsidR="00343731" w:rsidRPr="00343731" w:rsidRDefault="00343731" w:rsidP="00343731">
            <w:r w:rsidRPr="00343731">
              <w:t>400–600 NOK</w:t>
            </w:r>
          </w:p>
        </w:tc>
        <w:tc>
          <w:tcPr>
            <w:tcW w:w="2619" w:type="dxa"/>
            <w:vAlign w:val="center"/>
            <w:hideMark/>
          </w:tcPr>
          <w:p w14:paraId="1385DF66" w14:textId="77777777" w:rsidR="00343731" w:rsidRPr="00343731" w:rsidRDefault="00343731" w:rsidP="00343731">
            <w:r w:rsidRPr="00343731">
              <w:t>Dobbeltskjerm, USB-C/batteri, magneter</w:t>
            </w:r>
          </w:p>
        </w:tc>
        <w:tc>
          <w:tcPr>
            <w:tcW w:w="0" w:type="auto"/>
            <w:vAlign w:val="center"/>
            <w:hideMark/>
          </w:tcPr>
          <w:p w14:paraId="11D7F63E" w14:textId="77777777" w:rsidR="00343731" w:rsidRPr="00343731" w:rsidRDefault="00343731" w:rsidP="00343731">
            <w:proofErr w:type="gramStart"/>
            <w:r w:rsidRPr="00343731">
              <w:t>Robust</w:t>
            </w:r>
            <w:proofErr w:type="gramEnd"/>
            <w:r w:rsidRPr="00343731">
              <w:t xml:space="preserve"> design, fleksibilitet</w:t>
            </w:r>
          </w:p>
        </w:tc>
      </w:tr>
      <w:tr w:rsidR="00343731" w:rsidRPr="00343731" w14:paraId="28EB5919" w14:textId="77777777" w:rsidTr="00FC478A">
        <w:trPr>
          <w:tblCellSpacing w:w="15" w:type="dxa"/>
        </w:trPr>
        <w:tc>
          <w:tcPr>
            <w:tcW w:w="0" w:type="auto"/>
            <w:vAlign w:val="center"/>
            <w:hideMark/>
          </w:tcPr>
          <w:p w14:paraId="34704C37" w14:textId="77777777" w:rsidR="00343731" w:rsidRPr="00343731" w:rsidRDefault="00343731" w:rsidP="00343731">
            <w:proofErr w:type="spellStart"/>
            <w:r w:rsidRPr="00343731">
              <w:rPr>
                <w:b/>
                <w:bCs/>
              </w:rPr>
              <w:t>Miracle</w:t>
            </w:r>
            <w:proofErr w:type="spellEnd"/>
            <w:r w:rsidRPr="00343731">
              <w:rPr>
                <w:b/>
                <w:bCs/>
              </w:rPr>
              <w:t xml:space="preserve"> </w:t>
            </w:r>
            <w:proofErr w:type="spellStart"/>
            <w:r w:rsidRPr="00343731">
              <w:rPr>
                <w:b/>
                <w:bCs/>
              </w:rPr>
              <w:t>TimeCube</w:t>
            </w:r>
            <w:proofErr w:type="spellEnd"/>
            <w:r w:rsidRPr="00343731">
              <w:rPr>
                <w:b/>
                <w:bCs/>
              </w:rPr>
              <w:t xml:space="preserve"> Timer</w:t>
            </w:r>
          </w:p>
        </w:tc>
        <w:tc>
          <w:tcPr>
            <w:tcW w:w="0" w:type="auto"/>
            <w:vAlign w:val="center"/>
            <w:hideMark/>
          </w:tcPr>
          <w:p w14:paraId="5328A01D" w14:textId="77777777" w:rsidR="00343731" w:rsidRPr="00343731" w:rsidRDefault="00343731" w:rsidP="00343731">
            <w:r w:rsidRPr="00343731">
              <w:t>$15–$30</w:t>
            </w:r>
          </w:p>
        </w:tc>
        <w:tc>
          <w:tcPr>
            <w:tcW w:w="1343" w:type="dxa"/>
            <w:vAlign w:val="center"/>
            <w:hideMark/>
          </w:tcPr>
          <w:p w14:paraId="589352F9" w14:textId="77777777" w:rsidR="00343731" w:rsidRPr="00343731" w:rsidRDefault="00343731" w:rsidP="00343731">
            <w:r w:rsidRPr="00343731">
              <w:t>150–300 NOK</w:t>
            </w:r>
          </w:p>
        </w:tc>
        <w:tc>
          <w:tcPr>
            <w:tcW w:w="2619" w:type="dxa"/>
            <w:vAlign w:val="center"/>
            <w:hideMark/>
          </w:tcPr>
          <w:p w14:paraId="26E2FD84" w14:textId="77777777" w:rsidR="00343731" w:rsidRPr="00343731" w:rsidRDefault="00343731" w:rsidP="00343731">
            <w:r w:rsidRPr="00343731">
              <w:t xml:space="preserve">Enkel kube, </w:t>
            </w:r>
            <w:proofErr w:type="gramStart"/>
            <w:r w:rsidRPr="00343731">
              <w:t>forhåndsinnstilte tider,</w:t>
            </w:r>
            <w:proofErr w:type="gramEnd"/>
            <w:r w:rsidRPr="00343731">
              <w:t xml:space="preserve"> batteri</w:t>
            </w:r>
          </w:p>
        </w:tc>
        <w:tc>
          <w:tcPr>
            <w:tcW w:w="0" w:type="auto"/>
            <w:vAlign w:val="center"/>
            <w:hideMark/>
          </w:tcPr>
          <w:p w14:paraId="6D24695F" w14:textId="77777777" w:rsidR="00343731" w:rsidRPr="00343731" w:rsidRDefault="00343731" w:rsidP="00343731">
            <w:r w:rsidRPr="00343731">
              <w:t>Minimalistisk, lavkostproduksjon</w:t>
            </w:r>
          </w:p>
        </w:tc>
      </w:tr>
    </w:tbl>
    <w:p w14:paraId="0C6D9C17" w14:textId="74FCDEBA" w:rsidR="004018E0" w:rsidRPr="004018E0" w:rsidRDefault="00FD1196" w:rsidP="004018E0">
      <w:r w:rsidRPr="00FD1196">
        <w:t xml:space="preserve"> </w:t>
      </w:r>
      <w:r w:rsidR="009502DE" w:rsidRPr="009502DE">
        <w:t xml:space="preserve"> </w:t>
      </w:r>
    </w:p>
    <w:p w14:paraId="104CD560" w14:textId="77777777" w:rsidR="0071382F" w:rsidRDefault="0071382F" w:rsidP="0071382F">
      <w:pPr>
        <w:keepNext/>
      </w:pPr>
      <w:r w:rsidRPr="0071382F">
        <w:rPr>
          <w:noProof/>
        </w:rPr>
        <w:drawing>
          <wp:inline distT="0" distB="0" distL="0" distR="0" wp14:anchorId="404E22EE" wp14:editId="6A6C37FB">
            <wp:extent cx="5939790" cy="1856740"/>
            <wp:effectExtent l="0" t="0" r="3810" b="0"/>
            <wp:docPr id="1043660926" name="Bilde 1" descr="Et bilde som inneholder eske, Mobiltelefon, innendørs, fjernstyring&#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60926" name="Bilde 1" descr="Et bilde som inneholder eske, Mobiltelefon, innendørs, fjernstyring&#10;&#10;KI-generert innhold kan være feil."/>
                    <pic:cNvPicPr/>
                  </pic:nvPicPr>
                  <pic:blipFill>
                    <a:blip r:embed="rId33"/>
                    <a:stretch>
                      <a:fillRect/>
                    </a:stretch>
                  </pic:blipFill>
                  <pic:spPr>
                    <a:xfrm>
                      <a:off x="0" y="0"/>
                      <a:ext cx="5939790" cy="1856740"/>
                    </a:xfrm>
                    <a:prstGeom prst="rect">
                      <a:avLst/>
                    </a:prstGeom>
                  </pic:spPr>
                </pic:pic>
              </a:graphicData>
            </a:graphic>
          </wp:inline>
        </w:drawing>
      </w:r>
    </w:p>
    <w:p w14:paraId="61DD3B43" w14:textId="32194C39" w:rsidR="00343731" w:rsidRPr="00124D28" w:rsidRDefault="0071382F" w:rsidP="0071382F">
      <w:pPr>
        <w:pStyle w:val="Bildetekst"/>
        <w:rPr>
          <w:lang w:val="en-US"/>
        </w:rPr>
      </w:pPr>
      <w:proofErr w:type="spellStart"/>
      <w:r w:rsidRPr="00E67DFA">
        <w:rPr>
          <w:lang w:val="en-US"/>
        </w:rPr>
        <w:t>Figur</w:t>
      </w:r>
      <w:proofErr w:type="spellEnd"/>
      <w:r w:rsidRPr="00E67DFA">
        <w:rPr>
          <w:lang w:val="en-US"/>
        </w:rPr>
        <w:t xml:space="preserve"> </w:t>
      </w:r>
      <w:r>
        <w:fldChar w:fldCharType="begin"/>
      </w:r>
      <w:r w:rsidRPr="00E67DFA">
        <w:rPr>
          <w:lang w:val="en-US"/>
        </w:rPr>
        <w:instrText xml:space="preserve"> SEQ Figur \* ARABIC </w:instrText>
      </w:r>
      <w:r>
        <w:fldChar w:fldCharType="separate"/>
      </w:r>
      <w:r w:rsidRPr="00E67DFA">
        <w:rPr>
          <w:noProof/>
          <w:lang w:val="en-US"/>
        </w:rPr>
        <w:t>5</w:t>
      </w:r>
      <w:r>
        <w:fldChar w:fldCharType="end"/>
      </w:r>
      <w:r w:rsidR="00E82EE9" w:rsidRPr="00E67DFA">
        <w:rPr>
          <w:lang w:val="en-US"/>
        </w:rPr>
        <w:t xml:space="preserve"> </w:t>
      </w:r>
      <w:r w:rsidR="00BE106B" w:rsidRPr="00E67DFA">
        <w:rPr>
          <w:lang w:val="en-US"/>
        </w:rPr>
        <w:t xml:space="preserve">Bilder </w:t>
      </w:r>
      <w:r w:rsidR="00E82EE9" w:rsidRPr="00E67DFA">
        <w:rPr>
          <w:lang w:val="en-US"/>
        </w:rPr>
        <w:t>Mir</w:t>
      </w:r>
      <w:r w:rsidR="00BE106B" w:rsidRPr="00E67DFA">
        <w:rPr>
          <w:lang w:val="en-US"/>
        </w:rPr>
        <w:t xml:space="preserve">acle </w:t>
      </w:r>
      <w:proofErr w:type="spellStart"/>
      <w:r w:rsidR="00BE106B" w:rsidRPr="00E67DFA">
        <w:rPr>
          <w:lang w:val="en-US"/>
        </w:rPr>
        <w:t>TimeCube</w:t>
      </w:r>
      <w:proofErr w:type="spellEnd"/>
      <w:r w:rsidR="00BE106B" w:rsidRPr="00E67DFA">
        <w:rPr>
          <w:lang w:val="en-US"/>
        </w:rPr>
        <w:t xml:space="preserve">, </w:t>
      </w:r>
      <w:proofErr w:type="spellStart"/>
      <w:r w:rsidR="00BE106B" w:rsidRPr="00E67DFA">
        <w:rPr>
          <w:lang w:val="en-US"/>
        </w:rPr>
        <w:t>Luxafor</w:t>
      </w:r>
      <w:proofErr w:type="spellEnd"/>
      <w:r w:rsidR="00E67DFA" w:rsidRPr="00E67DFA">
        <w:rPr>
          <w:lang w:val="en-US"/>
        </w:rPr>
        <w:t xml:space="preserve"> SWITCH PRO 2</w:t>
      </w:r>
      <w:r w:rsidR="00BE106B" w:rsidRPr="00BE106B">
        <w:t>, og Min</w:t>
      </w:r>
      <w:r w:rsidR="00BE106B">
        <w:t xml:space="preserve">imal Desk </w:t>
      </w:r>
      <w:proofErr w:type="spellStart"/>
      <w:r w:rsidR="00BE106B">
        <w:t>setups</w:t>
      </w:r>
      <w:proofErr w:type="spellEnd"/>
    </w:p>
    <w:p w14:paraId="1B8F4762" w14:textId="77777777" w:rsidR="0076398A" w:rsidRDefault="0076398A" w:rsidP="00A37C9C"/>
    <w:p w14:paraId="34BC23A1" w14:textId="6AABA45B" w:rsidR="0071382F" w:rsidRPr="00CD3A3F" w:rsidRDefault="00BD64B6" w:rsidP="00A37C9C">
      <w:r>
        <w:t xml:space="preserve">Det finnes </w:t>
      </w:r>
      <w:r w:rsidR="00700A55">
        <w:t>et</w:t>
      </w:r>
      <w:r w:rsidR="00CD3A3F">
        <w:t xml:space="preserve"> utallige </w:t>
      </w:r>
      <w:r>
        <w:t>d</w:t>
      </w:r>
      <w:r w:rsidR="00481F6B">
        <w:t>igitale</w:t>
      </w:r>
      <w:r w:rsidR="00725049">
        <w:t xml:space="preserve"> apper</w:t>
      </w:r>
      <w:r>
        <w:t xml:space="preserve"> </w:t>
      </w:r>
      <w:r w:rsidR="00EF1301">
        <w:t xml:space="preserve">for pomodoro </w:t>
      </w:r>
      <w:r w:rsidR="00644E81">
        <w:t>tidtaking</w:t>
      </w:r>
      <w:r w:rsidR="00A47CEA">
        <w:t>.</w:t>
      </w:r>
      <w:r w:rsidR="00700A55">
        <w:t xml:space="preserve"> </w:t>
      </w:r>
      <w:r w:rsidR="0014413B">
        <w:t xml:space="preserve">For et overblikk av </w:t>
      </w:r>
      <w:r w:rsidR="00CD3A3F">
        <w:t xml:space="preserve">forskjellige </w:t>
      </w:r>
      <w:r w:rsidR="00AB6B56">
        <w:t>pomodoro applikasjon, så er</w:t>
      </w:r>
      <w:r w:rsidR="00F60CDA">
        <w:t xml:space="preserve"> det mulig å lese mere </w:t>
      </w:r>
      <w:r w:rsidR="00BB0EB2">
        <w:t>om det</w:t>
      </w:r>
      <w:r w:rsidR="00B00D99">
        <w:t xml:space="preserve"> igjennom denne blogg-artikkelen: </w:t>
      </w:r>
      <w:hyperlink r:id="rId34" w:history="1">
        <w:r w:rsidR="00CD3A3F" w:rsidRPr="001F5542">
          <w:rPr>
            <w:rStyle w:val="Hyperkobling"/>
          </w:rPr>
          <w:t>https://toggl.com/blog/best-work-timers</w:t>
        </w:r>
      </w:hyperlink>
    </w:p>
    <w:p w14:paraId="6DB727F0" w14:textId="77777777" w:rsidR="001F3704" w:rsidRPr="00A80B22" w:rsidRDefault="001F3704" w:rsidP="001F3704"/>
    <w:p w14:paraId="30CBE3E3" w14:textId="0017D4E6" w:rsidR="00777D51" w:rsidRDefault="001F3704" w:rsidP="00777D51">
      <w:pPr>
        <w:pStyle w:val="Overskrift2"/>
      </w:pPr>
      <w:bookmarkStart w:id="10" w:name="_Toc1848538251"/>
      <w:r w:rsidRPr="001F3704">
        <w:t>oppsummering</w:t>
      </w:r>
      <w:bookmarkEnd w:id="10"/>
      <w:r w:rsidRPr="001F3704">
        <w:t xml:space="preserve"> </w:t>
      </w:r>
    </w:p>
    <w:p w14:paraId="35C2780B" w14:textId="431F859B" w:rsidR="00BE64BD" w:rsidRDefault="00133759" w:rsidP="00DC69E1">
      <w:r>
        <w:t xml:space="preserve">For å kunne beskrive </w:t>
      </w:r>
      <w:r w:rsidR="00BE64BD" w:rsidRPr="00BE64BD">
        <w:t>Pomodoro-teknikken</w:t>
      </w:r>
      <w:r>
        <w:t xml:space="preserve"> bruker vi</w:t>
      </w:r>
      <w:r w:rsidR="00BE64BD" w:rsidRPr="00BE64BD">
        <w:t xml:space="preserve"> fire sentrale konsepter: </w:t>
      </w:r>
      <w:r w:rsidR="00BE64BD" w:rsidRPr="00BE64BD">
        <w:rPr>
          <w:i/>
          <w:iCs/>
        </w:rPr>
        <w:t>selvregulert læring (SRL), innsatsregulering, tidsstyring og kognitiv belastning</w:t>
      </w:r>
      <w:r w:rsidR="00BE64BD" w:rsidRPr="00BE64BD">
        <w:t>. Disse kombineres for å forklare hvordan teknikken optimaliserer læringsprosesser, spesielt i digitale og distraksjonsfylte miljøer.</w:t>
      </w:r>
    </w:p>
    <w:p w14:paraId="6F002308" w14:textId="77777777" w:rsidR="001E58B5" w:rsidRDefault="00DC69E1" w:rsidP="00DC69E1">
      <w:r w:rsidRPr="00DC69E1">
        <w:t>Pomodoro-teknikken</w:t>
      </w:r>
      <w:r w:rsidR="000E35C8">
        <w:t xml:space="preserve"> gir rammer for</w:t>
      </w:r>
      <w:r w:rsidRPr="00DC69E1">
        <w:t xml:space="preserve"> selvregulert læring, innsatsregulering, tidsstyring og kognitiv belastningsteori for å forbedre læringsresultater. Den utnytter biologiske prinsipper (oppmerksomhetsspenn, </w:t>
      </w:r>
      <w:proofErr w:type="spellStart"/>
      <w:r w:rsidRPr="00DC69E1">
        <w:t>ultradiane</w:t>
      </w:r>
      <w:proofErr w:type="spellEnd"/>
      <w:r w:rsidRPr="00DC69E1">
        <w:t xml:space="preserve"> rytmer), teknologiske verktøy (tidsblokking, apper) og matematiske modeller (eksponentiell fokussvikt, ANOVA) for å optimalisere produktivitet. Måling av fysiologiske og psykologiske parametere, som puls</w:t>
      </w:r>
      <w:r w:rsidR="000C714A">
        <w:t>, hjerneaktivitet</w:t>
      </w:r>
      <w:r w:rsidRPr="00DC69E1">
        <w:t xml:space="preserve"> og velvære, kan videreutvikle forskningen på teknikkens effektivitet. Moderne Pomodoro-verktøy, både digitale og fysiske, tilbyr fleksible løsninger for å støtte studenter og pedagoger i å håndtere distraksjoner og oppnå bedre læringsutbytte.</w:t>
      </w:r>
    </w:p>
    <w:sdt>
      <w:sdtPr>
        <w:rPr>
          <w:caps w:val="0"/>
          <w:color w:val="auto"/>
          <w:spacing w:val="0"/>
          <w:sz w:val="20"/>
          <w:szCs w:val="20"/>
        </w:rPr>
        <w:id w:val="-1378152746"/>
        <w:docPartObj>
          <w:docPartGallery w:val="Bibliographies"/>
          <w:docPartUnique/>
        </w:docPartObj>
      </w:sdtPr>
      <w:sdtEndPr/>
      <w:sdtContent>
        <w:p w14:paraId="734CE7EF" w14:textId="2995125C" w:rsidR="001E58B5" w:rsidRDefault="001E58B5">
          <w:pPr>
            <w:pStyle w:val="Overskrift1"/>
          </w:pPr>
          <w:r>
            <w:t>Bibliografi</w:t>
          </w:r>
        </w:p>
        <w:sdt>
          <w:sdtPr>
            <w:id w:val="111145805"/>
            <w:bibliography/>
          </w:sdtPr>
          <w:sdtEndPr/>
          <w:sdtContent>
            <w:p w14:paraId="6FC7F3B9" w14:textId="77777777" w:rsidR="001E58B5" w:rsidRPr="001E58B5" w:rsidRDefault="001E58B5" w:rsidP="001E58B5">
              <w:pPr>
                <w:pStyle w:val="Bibliografi"/>
                <w:ind w:left="720" w:hanging="720"/>
                <w:rPr>
                  <w:noProof/>
                  <w:sz w:val="24"/>
                  <w:szCs w:val="24"/>
                  <w:lang w:val="en-US"/>
                </w:rPr>
              </w:pPr>
              <w:r>
                <w:fldChar w:fldCharType="begin"/>
              </w:r>
              <w:r>
                <w:instrText>BIBLIOGRAPHY</w:instrText>
              </w:r>
              <w:r>
                <w:fldChar w:fldCharType="separate"/>
              </w:r>
              <w:r>
                <w:rPr>
                  <w:noProof/>
                </w:rPr>
                <w:t xml:space="preserve">Biwer, F., Wiradahany, W., Egbrink, M. G., &amp; De Bruin, A. B. (2023). </w:t>
              </w:r>
              <w:r w:rsidRPr="001E58B5">
                <w:rPr>
                  <w:i/>
                  <w:iCs/>
                  <w:noProof/>
                  <w:lang w:val="en-US"/>
                </w:rPr>
                <w:t>Understanding effort regulation: Comparing 'Pomodoro' breaks and self-regulated breaks.</w:t>
              </w:r>
              <w:r w:rsidRPr="001E58B5">
                <w:rPr>
                  <w:noProof/>
                  <w:lang w:val="en-US"/>
                </w:rPr>
                <w:t xml:space="preserve"> John Wiley &amp; Sons Ltd. on behalf of British Psychological Society.</w:t>
              </w:r>
            </w:p>
            <w:p w14:paraId="64DDFC49" w14:textId="77777777" w:rsidR="001E58B5" w:rsidRPr="001E58B5" w:rsidRDefault="001E58B5" w:rsidP="001E58B5">
              <w:pPr>
                <w:pStyle w:val="Bibliografi"/>
                <w:ind w:left="720" w:hanging="720"/>
                <w:rPr>
                  <w:noProof/>
                  <w:lang w:val="en-US"/>
                </w:rPr>
              </w:pPr>
              <w:r w:rsidRPr="001E58B5">
                <w:rPr>
                  <w:noProof/>
                  <w:lang w:val="en-US"/>
                </w:rPr>
                <w:t xml:space="preserve">Jefferson Costales, J. A. (2021). </w:t>
              </w:r>
              <w:r w:rsidRPr="001E58B5">
                <w:rPr>
                  <w:i/>
                  <w:iCs/>
                  <w:noProof/>
                  <w:lang w:val="en-US"/>
                </w:rPr>
                <w:t>A Learning Assessment Applying Pomodoro Technique as A Productivity Tool for Online Learning.</w:t>
              </w:r>
              <w:r w:rsidRPr="001E58B5">
                <w:rPr>
                  <w:noProof/>
                  <w:lang w:val="en-US"/>
                </w:rPr>
                <w:t xml:space="preserve"> DOI: 10.1145/3498765.3498844.</w:t>
              </w:r>
            </w:p>
            <w:p w14:paraId="332474EE" w14:textId="77777777" w:rsidR="001E58B5" w:rsidRDefault="001E58B5" w:rsidP="001E58B5">
              <w:pPr>
                <w:pStyle w:val="Bibliografi"/>
                <w:ind w:left="720" w:hanging="720"/>
                <w:rPr>
                  <w:noProof/>
                </w:rPr>
              </w:pPr>
              <w:r w:rsidRPr="001E58B5">
                <w:rPr>
                  <w:noProof/>
                  <w:lang w:val="en-US"/>
                </w:rPr>
                <w:t xml:space="preserve">Rosa, J. D. (2023-2024). </w:t>
              </w:r>
              <w:r w:rsidRPr="001E58B5">
                <w:rPr>
                  <w:i/>
                  <w:iCs/>
                  <w:noProof/>
                  <w:lang w:val="en-US"/>
                </w:rPr>
                <w:t>About One-Quarter of Public Schools Reported That Lack of Focus or Inattention From Students Had a Severe Negative Impact on Learning in 2023-24.</w:t>
              </w:r>
              <w:r w:rsidRPr="001E58B5">
                <w:rPr>
                  <w:noProof/>
                  <w:lang w:val="en-US"/>
                </w:rPr>
                <w:t xml:space="preserve"> </w:t>
              </w:r>
              <w:r>
                <w:rPr>
                  <w:noProof/>
                </w:rPr>
                <w:t>National Center for Education Statistics.</w:t>
              </w:r>
            </w:p>
            <w:p w14:paraId="686AA9BE" w14:textId="78CE9E1F" w:rsidR="001E58B5" w:rsidRDefault="001E58B5" w:rsidP="001E58B5">
              <w:r>
                <w:rPr>
                  <w:b/>
                  <w:bCs/>
                </w:rPr>
                <w:fldChar w:fldCharType="end"/>
              </w:r>
            </w:p>
          </w:sdtContent>
        </w:sdt>
      </w:sdtContent>
    </w:sdt>
    <w:p w14:paraId="44DBE7D6" w14:textId="66128188" w:rsidR="00DC69E1" w:rsidRDefault="00DC69E1" w:rsidP="00DC69E1"/>
    <w:p w14:paraId="5681BCA4" w14:textId="77777777" w:rsidR="00C04917" w:rsidRDefault="00C04917" w:rsidP="00A37C9C">
      <w:pPr>
        <w:rPr>
          <w:color w:val="EE0000"/>
        </w:rPr>
      </w:pPr>
    </w:p>
    <w:p w14:paraId="7775EE87" w14:textId="024CAF9A" w:rsidR="006F7C76" w:rsidRPr="00A37C9C" w:rsidRDefault="006F7C76" w:rsidP="00A37C9C">
      <w:pPr>
        <w:rPr>
          <w:color w:val="EE0000"/>
        </w:rPr>
      </w:pPr>
      <w:r w:rsidRPr="00A37C9C">
        <w:rPr>
          <w:color w:val="EE0000"/>
        </w:rPr>
        <w:br w:type="page"/>
      </w:r>
    </w:p>
    <w:p w14:paraId="2692B093" w14:textId="0B1A7019" w:rsidR="2081B304" w:rsidRDefault="00A37C9C" w:rsidP="008D6141">
      <w:pPr>
        <w:pStyle w:val="Overskrift1"/>
      </w:pPr>
      <w:bookmarkStart w:id="11" w:name="_Toc218015978"/>
      <w:r>
        <w:lastRenderedPageBreak/>
        <w:t xml:space="preserve">Designbeskrivelsen </w:t>
      </w:r>
      <w:r w:rsidR="00C4410A">
        <w:t>– utvikling av system</w:t>
      </w:r>
      <w:bookmarkEnd w:id="11"/>
    </w:p>
    <w:p w14:paraId="77A9C464" w14:textId="0CC8C68D" w:rsidR="00C4410A" w:rsidRPr="002E665E" w:rsidRDefault="002E665E" w:rsidP="00C4410A">
      <w:pPr>
        <w:rPr>
          <w:color w:val="EE0000"/>
        </w:rPr>
      </w:pPr>
      <w:r w:rsidRPr="002E665E">
        <w:rPr>
          <w:b/>
          <w:bCs/>
          <w:color w:val="EE0000"/>
        </w:rPr>
        <w:t>Formål</w:t>
      </w:r>
      <w:r w:rsidRPr="002E665E">
        <w:rPr>
          <w:color w:val="EE0000"/>
        </w:rPr>
        <w:t>: Vise hvordan prosjektgruppen har gått fra problem til løsning – gjennom designvalg, komponentvalg, systemstruktur og programvareutvikling.</w:t>
      </w:r>
      <w:r w:rsidRPr="002E665E">
        <w:rPr>
          <w:color w:val="EE0000"/>
        </w:rPr>
        <w:br/>
      </w:r>
      <w:r w:rsidRPr="002E665E">
        <w:rPr>
          <w:b/>
          <w:bCs/>
          <w:color w:val="EE0000"/>
        </w:rPr>
        <w:t xml:space="preserve">Dekker både elektronisk </w:t>
      </w:r>
      <w:proofErr w:type="gramStart"/>
      <w:r w:rsidRPr="002E665E">
        <w:rPr>
          <w:b/>
          <w:bCs/>
          <w:color w:val="EE0000"/>
        </w:rPr>
        <w:t>hardware</w:t>
      </w:r>
      <w:proofErr w:type="gramEnd"/>
      <w:r w:rsidRPr="002E665E">
        <w:rPr>
          <w:b/>
          <w:bCs/>
          <w:color w:val="EE0000"/>
        </w:rPr>
        <w:t xml:space="preserve"> og programvare (</w:t>
      </w:r>
      <w:proofErr w:type="spellStart"/>
      <w:r w:rsidRPr="002E665E">
        <w:rPr>
          <w:b/>
          <w:bCs/>
          <w:color w:val="EE0000"/>
        </w:rPr>
        <w:t>firmware</w:t>
      </w:r>
      <w:proofErr w:type="spellEnd"/>
      <w:r w:rsidRPr="002E665E">
        <w:rPr>
          <w:b/>
          <w:bCs/>
          <w:color w:val="EE0000"/>
        </w:rPr>
        <w:t>)</w:t>
      </w:r>
      <w:r w:rsidRPr="002E665E">
        <w:rPr>
          <w:color w:val="EE0000"/>
        </w:rPr>
        <w:br/>
      </w:r>
      <w:r w:rsidRPr="002E665E">
        <w:rPr>
          <w:b/>
          <w:bCs/>
          <w:color w:val="EE0000"/>
        </w:rPr>
        <w:t>Tips</w:t>
      </w:r>
      <w:r w:rsidRPr="002E665E">
        <w:rPr>
          <w:color w:val="EE0000"/>
        </w:rPr>
        <w:t>: Bruk diagrammer, bilder og tabeller for å gjøre kapittelet tydelig og konkret.</w:t>
      </w:r>
    </w:p>
    <w:p w14:paraId="4DE1C692" w14:textId="4F4BD7AB" w:rsidR="00974C42" w:rsidRPr="00C4410A" w:rsidRDefault="005B0CD7" w:rsidP="00974C42">
      <w:pPr>
        <w:pStyle w:val="Overskrift2"/>
      </w:pPr>
      <w:bookmarkStart w:id="12" w:name="_Toc972376887"/>
      <w:r w:rsidRPr="00C4410A">
        <w:t>D</w:t>
      </w:r>
      <w:r w:rsidR="00974C42" w:rsidRPr="00C4410A">
        <w:t>esign</w:t>
      </w:r>
      <w:r w:rsidR="009372B4" w:rsidRPr="00C4410A">
        <w:t>b</w:t>
      </w:r>
      <w:r w:rsidR="00B62AEF" w:rsidRPr="00C4410A">
        <w:t>eskrivelse</w:t>
      </w:r>
      <w:bookmarkEnd w:id="12"/>
    </w:p>
    <w:p w14:paraId="2273A1F7" w14:textId="48818E5E" w:rsidR="00E317A4" w:rsidRDefault="006F7C76" w:rsidP="006F7C76">
      <w:pPr>
        <w:pStyle w:val="Overskrift3"/>
      </w:pPr>
      <w:bookmarkStart w:id="13" w:name="_Toc445626299"/>
      <w:r w:rsidRPr="006F7C76">
        <w:t>Konseptover</w:t>
      </w:r>
      <w:r>
        <w:t>sikt</w:t>
      </w:r>
      <w:bookmarkEnd w:id="13"/>
      <w:r>
        <w:t xml:space="preserve"> </w:t>
      </w:r>
    </w:p>
    <w:p w14:paraId="5E6EE6B7" w14:textId="1FFEFA81" w:rsidR="531F5E51" w:rsidRDefault="531F5E51" w:rsidP="531F5E51"/>
    <w:p w14:paraId="5EBB7071" w14:textId="77777777" w:rsidR="003D66D3" w:rsidRDefault="17923995" w:rsidP="003D66D3">
      <w:pPr>
        <w:keepNext/>
        <w:jc w:val="center"/>
      </w:pPr>
      <w:r>
        <w:rPr>
          <w:noProof/>
        </w:rPr>
        <w:drawing>
          <wp:inline distT="0" distB="0" distL="0" distR="0" wp14:anchorId="05D769FC" wp14:editId="45E6EDBE">
            <wp:extent cx="3038475" cy="5943600"/>
            <wp:effectExtent l="0" t="0" r="0" b="0"/>
            <wp:docPr id="1915567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67342" name=""/>
                    <pic:cNvPicPr/>
                  </pic:nvPicPr>
                  <pic:blipFill>
                    <a:blip r:embed="rId35">
                      <a:extLst>
                        <a:ext uri="{28A0092B-C50C-407E-A947-70E740481C1C}">
                          <a14:useLocalDpi xmlns:a14="http://schemas.microsoft.com/office/drawing/2010/main" val="0"/>
                        </a:ext>
                      </a:extLst>
                    </a:blip>
                    <a:stretch>
                      <a:fillRect/>
                    </a:stretch>
                  </pic:blipFill>
                  <pic:spPr>
                    <a:xfrm>
                      <a:off x="0" y="0"/>
                      <a:ext cx="3038475" cy="5943600"/>
                    </a:xfrm>
                    <a:prstGeom prst="rect">
                      <a:avLst/>
                    </a:prstGeom>
                  </pic:spPr>
                </pic:pic>
              </a:graphicData>
            </a:graphic>
          </wp:inline>
        </w:drawing>
      </w:r>
    </w:p>
    <w:p w14:paraId="0BCC4D2F" w14:textId="1E6BB518" w:rsidR="00D31C55" w:rsidRPr="00D31C55" w:rsidRDefault="003D66D3" w:rsidP="00D31C55">
      <w:pPr>
        <w:pStyle w:val="Bildetekst"/>
        <w:jc w:val="center"/>
      </w:pPr>
      <w:bookmarkStart w:id="14" w:name="_Ref206757315"/>
      <w:r>
        <w:t xml:space="preserve">Figur </w:t>
      </w:r>
      <w:fldSimple w:instr=" SEQ Figur \* ARABIC "/>
      <w:bookmarkEnd w:id="14"/>
      <w:r>
        <w:t>: Flowchart til tenkt løsning av pros</w:t>
      </w:r>
      <w:r w:rsidR="000557BA">
        <w:t>jekt</w:t>
      </w:r>
    </w:p>
    <w:p w14:paraId="7005CF28" w14:textId="77777777" w:rsidR="000557BA" w:rsidRPr="000557BA" w:rsidRDefault="000557BA" w:rsidP="000557BA"/>
    <w:p w14:paraId="75FB5644" w14:textId="4DA2A23D" w:rsidR="00CA24F3" w:rsidRPr="00BB329D" w:rsidRDefault="00DF2BA3" w:rsidP="002E665E">
      <w:pPr>
        <w:rPr>
          <w:b/>
          <w:sz w:val="24"/>
          <w:szCs w:val="24"/>
        </w:rPr>
      </w:pPr>
      <w:r w:rsidRPr="00BB329D">
        <w:rPr>
          <w:b/>
          <w:sz w:val="24"/>
          <w:szCs w:val="24"/>
        </w:rPr>
        <w:lastRenderedPageBreak/>
        <w:t>Formål og funksjon:</w:t>
      </w:r>
    </w:p>
    <w:p w14:paraId="18C763A0" w14:textId="4298B756" w:rsidR="00DF2BA3" w:rsidRPr="00E50BC3" w:rsidRDefault="00AC4D2E" w:rsidP="002E665E">
      <w:pPr>
        <w:rPr>
          <w:sz w:val="22"/>
          <w:szCs w:val="22"/>
        </w:rPr>
      </w:pPr>
      <w:r>
        <w:rPr>
          <w:sz w:val="22"/>
          <w:szCs w:val="22"/>
        </w:rPr>
        <w:t>Systemet har t</w:t>
      </w:r>
      <w:r w:rsidR="00A65328">
        <w:rPr>
          <w:sz w:val="22"/>
          <w:szCs w:val="22"/>
        </w:rPr>
        <w:t>re</w:t>
      </w:r>
      <w:r>
        <w:rPr>
          <w:sz w:val="22"/>
          <w:szCs w:val="22"/>
        </w:rPr>
        <w:t xml:space="preserve"> </w:t>
      </w:r>
      <w:r w:rsidR="00A5234A">
        <w:rPr>
          <w:sz w:val="22"/>
          <w:szCs w:val="22"/>
        </w:rPr>
        <w:t>hoved</w:t>
      </w:r>
      <w:r>
        <w:rPr>
          <w:sz w:val="22"/>
          <w:szCs w:val="22"/>
        </w:rPr>
        <w:t>deler</w:t>
      </w:r>
      <w:r w:rsidR="006F787A">
        <w:rPr>
          <w:sz w:val="22"/>
          <w:szCs w:val="22"/>
        </w:rPr>
        <w:t>:</w:t>
      </w:r>
      <w:r w:rsidR="00BB71C4">
        <w:rPr>
          <w:sz w:val="22"/>
          <w:szCs w:val="22"/>
        </w:rPr>
        <w:t xml:space="preserve"> </w:t>
      </w:r>
      <w:r w:rsidR="00A65328">
        <w:rPr>
          <w:sz w:val="22"/>
          <w:szCs w:val="22"/>
        </w:rPr>
        <w:t xml:space="preserve">Definering av variabler og </w:t>
      </w:r>
      <w:proofErr w:type="spellStart"/>
      <w:r w:rsidR="00A65328">
        <w:rPr>
          <w:sz w:val="22"/>
          <w:szCs w:val="22"/>
        </w:rPr>
        <w:t>setup</w:t>
      </w:r>
      <w:proofErr w:type="spellEnd"/>
      <w:r w:rsidR="00A65328">
        <w:rPr>
          <w:sz w:val="22"/>
          <w:szCs w:val="22"/>
        </w:rPr>
        <w:t>,</w:t>
      </w:r>
      <w:r w:rsidR="006F787A">
        <w:rPr>
          <w:sz w:val="22"/>
          <w:szCs w:val="22"/>
        </w:rPr>
        <w:t xml:space="preserve"> én meny og én nedtelling. </w:t>
      </w:r>
      <w:r w:rsidR="00A65328">
        <w:rPr>
          <w:sz w:val="22"/>
          <w:szCs w:val="22"/>
        </w:rPr>
        <w:t xml:space="preserve">Først definerer systemet </w:t>
      </w:r>
      <w:r w:rsidR="00586CE0">
        <w:rPr>
          <w:sz w:val="22"/>
          <w:szCs w:val="22"/>
        </w:rPr>
        <w:t>hvilke pinner</w:t>
      </w:r>
      <w:r w:rsidR="00A3290B">
        <w:rPr>
          <w:sz w:val="22"/>
          <w:szCs w:val="22"/>
        </w:rPr>
        <w:t xml:space="preserve"> </w:t>
      </w:r>
      <w:r w:rsidR="00954F3E">
        <w:rPr>
          <w:sz w:val="22"/>
          <w:szCs w:val="22"/>
        </w:rPr>
        <w:t>komponenter er koblet til</w:t>
      </w:r>
      <w:r w:rsidR="00EB3AE8">
        <w:rPr>
          <w:sz w:val="22"/>
          <w:szCs w:val="22"/>
        </w:rPr>
        <w:t>, hvilken funksjon disse skal ha</w:t>
      </w:r>
      <w:r w:rsidR="00954F3E">
        <w:rPr>
          <w:sz w:val="22"/>
          <w:szCs w:val="22"/>
        </w:rPr>
        <w:t xml:space="preserve"> og</w:t>
      </w:r>
      <w:r w:rsidR="009F4C97">
        <w:rPr>
          <w:sz w:val="22"/>
          <w:szCs w:val="22"/>
        </w:rPr>
        <w:t xml:space="preserve"> </w:t>
      </w:r>
      <w:r w:rsidR="00EB3AE8">
        <w:rPr>
          <w:sz w:val="22"/>
          <w:szCs w:val="22"/>
        </w:rPr>
        <w:t>starter opp LCD-skjermen</w:t>
      </w:r>
      <w:r w:rsidR="00342BC6">
        <w:rPr>
          <w:sz w:val="22"/>
          <w:szCs w:val="22"/>
        </w:rPr>
        <w:t>. I</w:t>
      </w:r>
      <w:r w:rsidR="00A5234A">
        <w:rPr>
          <w:sz w:val="22"/>
          <w:szCs w:val="22"/>
        </w:rPr>
        <w:t xml:space="preserve"> menyen </w:t>
      </w:r>
      <w:r w:rsidR="00AB169A">
        <w:rPr>
          <w:sz w:val="22"/>
          <w:szCs w:val="22"/>
        </w:rPr>
        <w:t xml:space="preserve">tar systemet imot inputs fra brukeren </w:t>
      </w:r>
      <w:r w:rsidR="006C5FBD">
        <w:rPr>
          <w:sz w:val="22"/>
          <w:szCs w:val="22"/>
        </w:rPr>
        <w:t xml:space="preserve">slik at hen kan </w:t>
      </w:r>
      <w:r w:rsidR="00BA0EC8">
        <w:rPr>
          <w:sz w:val="22"/>
          <w:szCs w:val="22"/>
        </w:rPr>
        <w:t xml:space="preserve">stille inn klokken slik hen selv ønsker. Når </w:t>
      </w:r>
      <w:r w:rsidR="00AE64B8">
        <w:rPr>
          <w:sz w:val="22"/>
          <w:szCs w:val="22"/>
        </w:rPr>
        <w:t>brukeren er fornøyd</w:t>
      </w:r>
      <w:r w:rsidR="004708FB">
        <w:rPr>
          <w:sz w:val="22"/>
          <w:szCs w:val="22"/>
        </w:rPr>
        <w:t>,</w:t>
      </w:r>
      <w:r w:rsidR="00AE64B8">
        <w:rPr>
          <w:sz w:val="22"/>
          <w:szCs w:val="22"/>
        </w:rPr>
        <w:t xml:space="preserve"> setter hen i gang nedtellingen</w:t>
      </w:r>
      <w:r w:rsidR="00804CC3">
        <w:rPr>
          <w:sz w:val="22"/>
          <w:szCs w:val="22"/>
        </w:rPr>
        <w:t>.</w:t>
      </w:r>
      <w:r w:rsidR="003263FE">
        <w:rPr>
          <w:sz w:val="22"/>
          <w:szCs w:val="22"/>
        </w:rPr>
        <w:t xml:space="preserve"> </w:t>
      </w:r>
    </w:p>
    <w:p w14:paraId="58E1ADBD" w14:textId="77777777" w:rsidR="007862FB" w:rsidRDefault="007862FB" w:rsidP="002E665E">
      <w:pPr>
        <w:rPr>
          <w:sz w:val="22"/>
          <w:szCs w:val="22"/>
        </w:rPr>
      </w:pPr>
    </w:p>
    <w:p w14:paraId="6DB48608" w14:textId="5FB9B239" w:rsidR="00DF2BA3" w:rsidRPr="00BB329D" w:rsidRDefault="00DF2BA3" w:rsidP="002E665E">
      <w:pPr>
        <w:rPr>
          <w:b/>
          <w:sz w:val="24"/>
          <w:szCs w:val="24"/>
        </w:rPr>
      </w:pPr>
      <w:r w:rsidRPr="00BB329D">
        <w:rPr>
          <w:b/>
          <w:sz w:val="24"/>
          <w:szCs w:val="24"/>
        </w:rPr>
        <w:t>Inputs og outputs:</w:t>
      </w:r>
    </w:p>
    <w:p w14:paraId="5323D3DD" w14:textId="7932E22B" w:rsidR="00BB329D" w:rsidRPr="004C67C5" w:rsidRDefault="00BB329D" w:rsidP="002E665E">
      <w:pPr>
        <w:rPr>
          <w:b/>
          <w:sz w:val="22"/>
          <w:szCs w:val="22"/>
        </w:rPr>
      </w:pPr>
      <w:r w:rsidRPr="00AB169A">
        <w:rPr>
          <w:b/>
          <w:sz w:val="22"/>
          <w:szCs w:val="22"/>
        </w:rPr>
        <w:t>Inputs:</w:t>
      </w:r>
    </w:p>
    <w:p w14:paraId="75434DF2" w14:textId="147A8BE7" w:rsidR="00621703" w:rsidRDefault="00621703" w:rsidP="00621703">
      <w:pPr>
        <w:rPr>
          <w:sz w:val="22"/>
          <w:szCs w:val="22"/>
        </w:rPr>
      </w:pPr>
      <w:r>
        <w:rPr>
          <w:sz w:val="22"/>
          <w:szCs w:val="22"/>
        </w:rPr>
        <w:t xml:space="preserve">Systemet har tre knapper </w:t>
      </w:r>
    </w:p>
    <w:p w14:paraId="32124044" w14:textId="46C78D96" w:rsidR="00621703" w:rsidRPr="00E50BC3" w:rsidRDefault="00621703" w:rsidP="00621703">
      <w:pPr>
        <w:rPr>
          <w:sz w:val="22"/>
          <w:szCs w:val="22"/>
        </w:rPr>
      </w:pPr>
      <w:r>
        <w:rPr>
          <w:sz w:val="22"/>
          <w:szCs w:val="22"/>
        </w:rPr>
        <w:t xml:space="preserve">Knappene </w:t>
      </w:r>
      <w:r w:rsidR="00F848FE">
        <w:rPr>
          <w:sz w:val="22"/>
          <w:szCs w:val="22"/>
        </w:rPr>
        <w:t>2</w:t>
      </w:r>
      <w:r>
        <w:rPr>
          <w:sz w:val="22"/>
          <w:szCs w:val="22"/>
        </w:rPr>
        <w:t xml:space="preserve"> og </w:t>
      </w:r>
      <w:r w:rsidR="00F848FE">
        <w:rPr>
          <w:sz w:val="22"/>
          <w:szCs w:val="22"/>
        </w:rPr>
        <w:t>3</w:t>
      </w:r>
      <w:r>
        <w:rPr>
          <w:sz w:val="22"/>
          <w:szCs w:val="22"/>
        </w:rPr>
        <w:t xml:space="preserve"> brukes til å navigere menyen og </w:t>
      </w:r>
      <w:r w:rsidR="00F848FE">
        <w:rPr>
          <w:sz w:val="22"/>
          <w:szCs w:val="22"/>
        </w:rPr>
        <w:t>1</w:t>
      </w:r>
      <w:r>
        <w:rPr>
          <w:sz w:val="22"/>
          <w:szCs w:val="22"/>
        </w:rPr>
        <w:t xml:space="preserve"> brukes til å bekrefte valget. Som man ser i </w:t>
      </w:r>
      <w:r>
        <w:rPr>
          <w:sz w:val="22"/>
          <w:szCs w:val="22"/>
        </w:rPr>
        <w:fldChar w:fldCharType="begin"/>
      </w:r>
      <w:r>
        <w:rPr>
          <w:sz w:val="22"/>
          <w:szCs w:val="22"/>
        </w:rPr>
        <w:instrText xml:space="preserve"> REF _Ref206757315 \h </w:instrText>
      </w:r>
      <w:r>
        <w:rPr>
          <w:sz w:val="22"/>
          <w:szCs w:val="22"/>
        </w:rPr>
      </w:r>
      <w:r>
        <w:rPr>
          <w:sz w:val="22"/>
          <w:szCs w:val="22"/>
        </w:rPr>
        <w:fldChar w:fldCharType="separate"/>
      </w:r>
      <w:r>
        <w:t xml:space="preserve">Figur </w:t>
      </w:r>
      <w:r>
        <w:rPr>
          <w:noProof/>
        </w:rPr>
        <w:t>5</w:t>
      </w:r>
      <w:r>
        <w:rPr>
          <w:sz w:val="22"/>
          <w:szCs w:val="22"/>
        </w:rPr>
        <w:fldChar w:fldCharType="end"/>
      </w:r>
      <w:r>
        <w:rPr>
          <w:sz w:val="22"/>
          <w:szCs w:val="22"/>
        </w:rPr>
        <w:t xml:space="preserve"> må man først navigere menyen for å velge om man vil ha vanlig timer, selvvalgte intervaller eller </w:t>
      </w:r>
      <w:proofErr w:type="spellStart"/>
      <w:r>
        <w:rPr>
          <w:sz w:val="22"/>
          <w:szCs w:val="22"/>
        </w:rPr>
        <w:t>Presets</w:t>
      </w:r>
      <w:proofErr w:type="spellEnd"/>
      <w:r>
        <w:rPr>
          <w:sz w:val="22"/>
          <w:szCs w:val="22"/>
        </w:rPr>
        <w:t xml:space="preserve"> systemet kommer med. Etter man har valgt funksjon vil man igjen bruke knappene til å velge tidsintervaller. </w:t>
      </w:r>
      <w:r w:rsidR="004C03F5">
        <w:rPr>
          <w:sz w:val="22"/>
          <w:szCs w:val="22"/>
        </w:rPr>
        <w:t>Knapp 2</w:t>
      </w:r>
      <w:r>
        <w:rPr>
          <w:sz w:val="22"/>
          <w:szCs w:val="22"/>
        </w:rPr>
        <w:t xml:space="preserve"> øker tiden, </w:t>
      </w:r>
      <w:r w:rsidR="004C03F5">
        <w:rPr>
          <w:sz w:val="22"/>
          <w:szCs w:val="22"/>
        </w:rPr>
        <w:t>Knapp 3</w:t>
      </w:r>
      <w:r>
        <w:rPr>
          <w:sz w:val="22"/>
          <w:szCs w:val="22"/>
        </w:rPr>
        <w:t xml:space="preserve"> minker tiden og </w:t>
      </w:r>
      <w:r w:rsidR="004C03F5">
        <w:rPr>
          <w:sz w:val="22"/>
          <w:szCs w:val="22"/>
        </w:rPr>
        <w:t>Knapp 1</w:t>
      </w:r>
      <w:r>
        <w:rPr>
          <w:sz w:val="22"/>
          <w:szCs w:val="22"/>
        </w:rPr>
        <w:t xml:space="preserve"> lagrer tiden og går videre til neste valg/starter </w:t>
      </w:r>
      <w:r w:rsidR="004C03F5">
        <w:rPr>
          <w:sz w:val="22"/>
          <w:szCs w:val="22"/>
        </w:rPr>
        <w:t>nedtellingen</w:t>
      </w:r>
      <w:r>
        <w:rPr>
          <w:sz w:val="22"/>
          <w:szCs w:val="22"/>
        </w:rPr>
        <w:t xml:space="preserve">.  </w:t>
      </w:r>
    </w:p>
    <w:p w14:paraId="36B267C2" w14:textId="77777777" w:rsidR="00621703" w:rsidRPr="00AB169A" w:rsidRDefault="00621703" w:rsidP="002E665E">
      <w:pPr>
        <w:rPr>
          <w:sz w:val="22"/>
          <w:szCs w:val="22"/>
        </w:rPr>
      </w:pPr>
    </w:p>
    <w:p w14:paraId="6D06A055" w14:textId="1F640C83" w:rsidR="00BB329D" w:rsidRPr="00AB169A" w:rsidRDefault="00BB329D" w:rsidP="002E665E">
      <w:pPr>
        <w:rPr>
          <w:b/>
          <w:sz w:val="22"/>
          <w:szCs w:val="22"/>
        </w:rPr>
      </w:pPr>
      <w:r w:rsidRPr="00AB169A">
        <w:rPr>
          <w:b/>
          <w:sz w:val="22"/>
          <w:szCs w:val="22"/>
        </w:rPr>
        <w:t>Outputs:</w:t>
      </w:r>
    </w:p>
    <w:p w14:paraId="01B75AF1" w14:textId="68D2B84E" w:rsidR="00B02D9D" w:rsidRPr="001F32C6" w:rsidRDefault="00E0246F" w:rsidP="002E665E">
      <w:pPr>
        <w:rPr>
          <w:sz w:val="22"/>
          <w:szCs w:val="22"/>
        </w:rPr>
      </w:pPr>
      <w:r>
        <w:rPr>
          <w:sz w:val="22"/>
          <w:szCs w:val="22"/>
        </w:rPr>
        <w:t>Systemet har tre typer outputs: LED-dioder</w:t>
      </w:r>
      <w:r w:rsidR="00F60F3F">
        <w:rPr>
          <w:sz w:val="22"/>
          <w:szCs w:val="22"/>
        </w:rPr>
        <w:t xml:space="preserve">, En </w:t>
      </w:r>
      <w:proofErr w:type="spellStart"/>
      <w:r w:rsidR="00F60F3F">
        <w:rPr>
          <w:sz w:val="22"/>
          <w:szCs w:val="22"/>
        </w:rPr>
        <w:t>buzzer</w:t>
      </w:r>
      <w:proofErr w:type="spellEnd"/>
      <w:r w:rsidR="00F60F3F">
        <w:rPr>
          <w:sz w:val="22"/>
          <w:szCs w:val="22"/>
        </w:rPr>
        <w:t xml:space="preserve"> og </w:t>
      </w:r>
      <w:r w:rsidR="003C5B8F">
        <w:rPr>
          <w:sz w:val="22"/>
          <w:szCs w:val="22"/>
        </w:rPr>
        <w:t>en LCD-skjerm</w:t>
      </w:r>
      <w:r w:rsidR="00320677">
        <w:rPr>
          <w:sz w:val="22"/>
          <w:szCs w:val="22"/>
        </w:rPr>
        <w:t xml:space="preserve">, LED-diodene og </w:t>
      </w:r>
      <w:proofErr w:type="spellStart"/>
      <w:r w:rsidR="00320677">
        <w:rPr>
          <w:sz w:val="22"/>
          <w:szCs w:val="22"/>
        </w:rPr>
        <w:t>buzzeren</w:t>
      </w:r>
      <w:proofErr w:type="spellEnd"/>
      <w:r w:rsidR="00320677">
        <w:rPr>
          <w:sz w:val="22"/>
          <w:szCs w:val="22"/>
        </w:rPr>
        <w:t xml:space="preserve"> </w:t>
      </w:r>
      <w:r w:rsidR="00AD3F64">
        <w:rPr>
          <w:sz w:val="22"/>
          <w:szCs w:val="22"/>
        </w:rPr>
        <w:t>vil kun være aktiv under nedtelling</w:t>
      </w:r>
      <w:r w:rsidR="00835A00">
        <w:rPr>
          <w:sz w:val="22"/>
          <w:szCs w:val="22"/>
        </w:rPr>
        <w:t xml:space="preserve">-delen av systemet, men LCD-skjermen vil </w:t>
      </w:r>
      <w:r w:rsidR="00616D70">
        <w:rPr>
          <w:sz w:val="22"/>
          <w:szCs w:val="22"/>
        </w:rPr>
        <w:t>være en aktiv output gjennom hele systemet.</w:t>
      </w:r>
    </w:p>
    <w:p w14:paraId="481EE6E6" w14:textId="770A6194" w:rsidR="00FB5E40" w:rsidRPr="001F32C6" w:rsidRDefault="00FB5E40" w:rsidP="002E665E">
      <w:pPr>
        <w:rPr>
          <w:sz w:val="22"/>
          <w:szCs w:val="22"/>
        </w:rPr>
      </w:pPr>
      <w:r>
        <w:rPr>
          <w:sz w:val="22"/>
          <w:szCs w:val="22"/>
        </w:rPr>
        <w:t xml:space="preserve">LED-diodene vil alle lyse opp </w:t>
      </w:r>
      <w:r w:rsidR="00243697">
        <w:rPr>
          <w:sz w:val="22"/>
          <w:szCs w:val="22"/>
        </w:rPr>
        <w:t xml:space="preserve">når nedtellingen starter og vil individuelt slukke basert på hvor mye av tiden som er igjen som angitt av </w:t>
      </w:r>
      <w:r w:rsidR="00243697">
        <w:rPr>
          <w:sz w:val="22"/>
          <w:szCs w:val="22"/>
        </w:rPr>
        <w:fldChar w:fldCharType="begin"/>
      </w:r>
      <w:r w:rsidR="00243697">
        <w:rPr>
          <w:sz w:val="22"/>
          <w:szCs w:val="22"/>
        </w:rPr>
        <w:instrText xml:space="preserve"> REF _Ref206757315 \h </w:instrText>
      </w:r>
      <w:r w:rsidR="00243697">
        <w:rPr>
          <w:sz w:val="22"/>
          <w:szCs w:val="22"/>
        </w:rPr>
      </w:r>
      <w:r w:rsidR="00243697">
        <w:rPr>
          <w:sz w:val="22"/>
          <w:szCs w:val="22"/>
        </w:rPr>
        <w:fldChar w:fldCharType="separate"/>
      </w:r>
      <w:r w:rsidR="00243697">
        <w:t xml:space="preserve">Figur </w:t>
      </w:r>
      <w:r w:rsidR="00243697">
        <w:rPr>
          <w:noProof/>
        </w:rPr>
        <w:t>5</w:t>
      </w:r>
      <w:r w:rsidR="00243697">
        <w:rPr>
          <w:sz w:val="22"/>
          <w:szCs w:val="22"/>
        </w:rPr>
        <w:fldChar w:fldCharType="end"/>
      </w:r>
      <w:r w:rsidR="00243697">
        <w:rPr>
          <w:sz w:val="22"/>
          <w:szCs w:val="22"/>
        </w:rPr>
        <w:t>.</w:t>
      </w:r>
      <w:r w:rsidR="005C3114">
        <w:rPr>
          <w:sz w:val="22"/>
          <w:szCs w:val="22"/>
        </w:rPr>
        <w:t xml:space="preserve"> </w:t>
      </w:r>
    </w:p>
    <w:p w14:paraId="1F60F03D" w14:textId="7F1BFE5A" w:rsidR="00320677" w:rsidRPr="001F32C6" w:rsidRDefault="00765708" w:rsidP="002E665E">
      <w:pPr>
        <w:rPr>
          <w:sz w:val="22"/>
          <w:szCs w:val="22"/>
        </w:rPr>
      </w:pPr>
      <w:proofErr w:type="spellStart"/>
      <w:r>
        <w:rPr>
          <w:sz w:val="22"/>
          <w:szCs w:val="22"/>
        </w:rPr>
        <w:t>Buzzeren</w:t>
      </w:r>
      <w:proofErr w:type="spellEnd"/>
      <w:r>
        <w:rPr>
          <w:sz w:val="22"/>
          <w:szCs w:val="22"/>
        </w:rPr>
        <w:t xml:space="preserve"> vil </w:t>
      </w:r>
      <w:r w:rsidR="00417FA5">
        <w:rPr>
          <w:sz w:val="22"/>
          <w:szCs w:val="22"/>
        </w:rPr>
        <w:t xml:space="preserve">ved nedtellingens slutt </w:t>
      </w:r>
      <w:r w:rsidR="005A345F">
        <w:rPr>
          <w:sz w:val="22"/>
          <w:szCs w:val="22"/>
        </w:rPr>
        <w:t>pipe i 5 sekund</w:t>
      </w:r>
      <w:r w:rsidR="00320677">
        <w:rPr>
          <w:sz w:val="22"/>
          <w:szCs w:val="22"/>
        </w:rPr>
        <w:t>er.</w:t>
      </w:r>
    </w:p>
    <w:p w14:paraId="02707EA4" w14:textId="7B836501" w:rsidR="002F45FB" w:rsidRPr="00F31A33" w:rsidRDefault="00B75EAC" w:rsidP="002E665E">
      <w:pPr>
        <w:rPr>
          <w:sz w:val="22"/>
          <w:szCs w:val="22"/>
        </w:rPr>
      </w:pPr>
      <w:r>
        <w:rPr>
          <w:sz w:val="22"/>
          <w:szCs w:val="22"/>
        </w:rPr>
        <w:t xml:space="preserve">Under </w:t>
      </w:r>
      <w:r w:rsidR="00361D8F">
        <w:rPr>
          <w:sz w:val="22"/>
          <w:szCs w:val="22"/>
        </w:rPr>
        <w:t xml:space="preserve">nedtellingen vil </w:t>
      </w:r>
      <w:r w:rsidR="008D3DB6">
        <w:rPr>
          <w:sz w:val="22"/>
          <w:szCs w:val="22"/>
        </w:rPr>
        <w:t xml:space="preserve">LCD-skjermen vise hvor mye tid som er igjen. Under menydelen vil LCD-skjermen vise </w:t>
      </w:r>
      <w:r w:rsidR="00360629">
        <w:rPr>
          <w:sz w:val="22"/>
          <w:szCs w:val="22"/>
        </w:rPr>
        <w:t xml:space="preserve">informasjon om </w:t>
      </w:r>
      <w:r w:rsidR="004427D2">
        <w:rPr>
          <w:sz w:val="22"/>
          <w:szCs w:val="22"/>
        </w:rPr>
        <w:t xml:space="preserve">hvilke </w:t>
      </w:r>
      <w:r w:rsidR="00322231">
        <w:rPr>
          <w:sz w:val="22"/>
          <w:szCs w:val="22"/>
        </w:rPr>
        <w:t>funksjoner</w:t>
      </w:r>
      <w:r w:rsidR="007C1EDA">
        <w:rPr>
          <w:sz w:val="22"/>
          <w:szCs w:val="22"/>
        </w:rPr>
        <w:t xml:space="preserve"> man </w:t>
      </w:r>
      <w:r w:rsidR="00322231">
        <w:rPr>
          <w:sz w:val="22"/>
          <w:szCs w:val="22"/>
        </w:rPr>
        <w:t xml:space="preserve">kan kalle, </w:t>
      </w:r>
      <w:r w:rsidR="002131D9">
        <w:rPr>
          <w:sz w:val="22"/>
          <w:szCs w:val="22"/>
        </w:rPr>
        <w:t>hvilke variabler</w:t>
      </w:r>
      <w:r w:rsidR="00AF2FFF">
        <w:rPr>
          <w:sz w:val="22"/>
          <w:szCs w:val="22"/>
        </w:rPr>
        <w:t xml:space="preserve"> </w:t>
      </w:r>
      <w:r w:rsidR="00160405">
        <w:rPr>
          <w:sz w:val="22"/>
          <w:szCs w:val="22"/>
        </w:rPr>
        <w:t xml:space="preserve">man </w:t>
      </w:r>
      <w:r w:rsidR="00E90E21">
        <w:rPr>
          <w:sz w:val="22"/>
          <w:szCs w:val="22"/>
        </w:rPr>
        <w:t>justerer og verdien til disse variablene</w:t>
      </w:r>
    </w:p>
    <w:p w14:paraId="2B6608B6" w14:textId="77777777" w:rsidR="002E665E" w:rsidRPr="002E665E" w:rsidRDefault="002E665E" w:rsidP="002E665E">
      <w:pPr>
        <w:rPr>
          <w:b/>
          <w:bCs/>
          <w:color w:val="EE0000"/>
        </w:rPr>
      </w:pPr>
      <w:r w:rsidRPr="002E665E">
        <w:rPr>
          <w:b/>
          <w:bCs/>
          <w:color w:val="EE0000"/>
        </w:rPr>
        <w:t>1. Konseptbeskrivelse (Overordnet systemdesign)</w:t>
      </w:r>
    </w:p>
    <w:p w14:paraId="0468F3BB" w14:textId="77777777" w:rsidR="002E665E" w:rsidRPr="002E665E" w:rsidRDefault="002E665E" w:rsidP="002E665E">
      <w:pPr>
        <w:rPr>
          <w:color w:val="EE0000"/>
        </w:rPr>
      </w:pPr>
      <w:r w:rsidRPr="002E665E">
        <w:rPr>
          <w:b/>
          <w:bCs/>
          <w:color w:val="EE0000"/>
        </w:rPr>
        <w:t>Formål:</w:t>
      </w:r>
      <w:r w:rsidRPr="002E665E">
        <w:rPr>
          <w:color w:val="EE0000"/>
        </w:rPr>
        <w:t xml:space="preserve"> Gi en helhetlig beskrivelse av hvordan systemet </w:t>
      </w:r>
      <w:proofErr w:type="gramStart"/>
      <w:r w:rsidRPr="002E665E">
        <w:rPr>
          <w:color w:val="EE0000"/>
        </w:rPr>
        <w:t>fungerer</w:t>
      </w:r>
      <w:proofErr w:type="gramEnd"/>
      <w:r w:rsidRPr="002E665E">
        <w:rPr>
          <w:color w:val="EE0000"/>
        </w:rPr>
        <w:t xml:space="preserve"> og hva det skal gjøre.</w:t>
      </w:r>
    </w:p>
    <w:p w14:paraId="495AF698" w14:textId="77777777" w:rsidR="002E665E" w:rsidRPr="002E665E" w:rsidRDefault="002E665E" w:rsidP="002E665E">
      <w:pPr>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41B2FEC2" w14:textId="77777777" w:rsidR="002E665E" w:rsidRPr="002E665E" w:rsidRDefault="002E665E" w:rsidP="00133E2C">
      <w:pPr>
        <w:numPr>
          <w:ilvl w:val="0"/>
          <w:numId w:val="15"/>
        </w:numPr>
        <w:rPr>
          <w:color w:val="EE0000"/>
        </w:rPr>
      </w:pPr>
      <w:r w:rsidRPr="002E665E">
        <w:rPr>
          <w:color w:val="EE0000"/>
        </w:rPr>
        <w:t>Hva er systemets formål og funksjon?</w:t>
      </w:r>
    </w:p>
    <w:p w14:paraId="0AE434A4" w14:textId="77777777" w:rsidR="002E665E" w:rsidRPr="002E665E" w:rsidRDefault="002E665E" w:rsidP="00133E2C">
      <w:pPr>
        <w:numPr>
          <w:ilvl w:val="0"/>
          <w:numId w:val="15"/>
        </w:numPr>
        <w:rPr>
          <w:color w:val="EE0000"/>
        </w:rPr>
      </w:pPr>
      <w:r w:rsidRPr="002E665E">
        <w:rPr>
          <w:color w:val="EE0000"/>
        </w:rPr>
        <w:t>Hvilke inputs og outputs har det?</w:t>
      </w:r>
    </w:p>
    <w:p w14:paraId="6FC43B16" w14:textId="77777777" w:rsidR="002E665E" w:rsidRPr="002E665E" w:rsidRDefault="002E665E" w:rsidP="00133E2C">
      <w:pPr>
        <w:numPr>
          <w:ilvl w:val="0"/>
          <w:numId w:val="15"/>
        </w:numPr>
        <w:rPr>
          <w:color w:val="EE0000"/>
          <w:lang w:val="en-US"/>
        </w:rPr>
      </w:pPr>
      <w:proofErr w:type="spellStart"/>
      <w:r w:rsidRPr="002E665E">
        <w:rPr>
          <w:color w:val="EE0000"/>
          <w:lang w:val="en-US"/>
        </w:rPr>
        <w:t>Hvordan</w:t>
      </w:r>
      <w:proofErr w:type="spellEnd"/>
      <w:r w:rsidRPr="002E665E">
        <w:rPr>
          <w:color w:val="EE0000"/>
          <w:lang w:val="en-US"/>
        </w:rPr>
        <w:t xml:space="preserve"> </w:t>
      </w:r>
      <w:proofErr w:type="spellStart"/>
      <w:r w:rsidRPr="002E665E">
        <w:rPr>
          <w:color w:val="EE0000"/>
          <w:lang w:val="en-US"/>
        </w:rPr>
        <w:t>samhandler</w:t>
      </w:r>
      <w:proofErr w:type="spellEnd"/>
      <w:r w:rsidRPr="002E665E">
        <w:rPr>
          <w:color w:val="EE0000"/>
          <w:lang w:val="en-US"/>
        </w:rPr>
        <w:t xml:space="preserve"> </w:t>
      </w:r>
      <w:proofErr w:type="spellStart"/>
      <w:r w:rsidRPr="002E665E">
        <w:rPr>
          <w:color w:val="EE0000"/>
          <w:lang w:val="en-US"/>
        </w:rPr>
        <w:t>ulike</w:t>
      </w:r>
      <w:proofErr w:type="spellEnd"/>
      <w:r w:rsidRPr="002E665E">
        <w:rPr>
          <w:color w:val="EE0000"/>
          <w:lang w:val="en-US"/>
        </w:rPr>
        <w:t xml:space="preserve"> </w:t>
      </w:r>
      <w:proofErr w:type="spellStart"/>
      <w:r w:rsidRPr="002E665E">
        <w:rPr>
          <w:color w:val="EE0000"/>
          <w:lang w:val="en-US"/>
        </w:rPr>
        <w:t>deler</w:t>
      </w:r>
      <w:proofErr w:type="spellEnd"/>
      <w:r w:rsidRPr="002E665E">
        <w:rPr>
          <w:color w:val="EE0000"/>
          <w:lang w:val="en-US"/>
        </w:rPr>
        <w:t>?</w:t>
      </w:r>
    </w:p>
    <w:p w14:paraId="561BAE15" w14:textId="77777777" w:rsidR="002E665E" w:rsidRPr="002E665E" w:rsidRDefault="002E665E" w:rsidP="00133E2C">
      <w:pPr>
        <w:numPr>
          <w:ilvl w:val="0"/>
          <w:numId w:val="15"/>
        </w:numPr>
        <w:rPr>
          <w:color w:val="EE0000"/>
        </w:rPr>
      </w:pPr>
      <w:r w:rsidRPr="002E665E">
        <w:rPr>
          <w:color w:val="EE0000"/>
        </w:rPr>
        <w:t>Er det automatisert? Skal det lagre, vise eller sende data?</w:t>
      </w:r>
    </w:p>
    <w:p w14:paraId="7EF23577" w14:textId="77777777" w:rsidR="002E665E" w:rsidRPr="002E665E" w:rsidRDefault="002E665E" w:rsidP="00133E2C">
      <w:pPr>
        <w:numPr>
          <w:ilvl w:val="0"/>
          <w:numId w:val="15"/>
        </w:numPr>
        <w:rPr>
          <w:color w:val="EE0000"/>
        </w:rPr>
      </w:pPr>
      <w:r w:rsidRPr="002E665E">
        <w:rPr>
          <w:color w:val="EE0000"/>
        </w:rPr>
        <w:t xml:space="preserve">Bruk gjerne et </w:t>
      </w:r>
      <w:r w:rsidRPr="002E665E">
        <w:rPr>
          <w:b/>
          <w:bCs/>
          <w:color w:val="EE0000"/>
        </w:rPr>
        <w:t>blokkskjema eller flytdiagram</w:t>
      </w:r>
      <w:r w:rsidRPr="002E665E">
        <w:rPr>
          <w:color w:val="EE0000"/>
        </w:rPr>
        <w:t>!</w:t>
      </w:r>
    </w:p>
    <w:p w14:paraId="4E1DD680" w14:textId="0BEC4DBD" w:rsidR="00974E27" w:rsidRPr="006F1790" w:rsidRDefault="002E665E" w:rsidP="002E665E">
      <w:pPr>
        <w:rPr>
          <w:color w:val="EE0000"/>
        </w:rPr>
      </w:pPr>
      <w:r w:rsidRPr="002E665E">
        <w:rPr>
          <w:color w:val="EE0000"/>
        </w:rPr>
        <w:lastRenderedPageBreak/>
        <w:t xml:space="preserve"> </w:t>
      </w:r>
      <w:r w:rsidRPr="002E665E">
        <w:rPr>
          <w:i/>
          <w:iCs/>
          <w:color w:val="EE0000"/>
        </w:rPr>
        <w:t>Eksempel:</w:t>
      </w:r>
      <w:r w:rsidRPr="002E665E">
        <w:rPr>
          <w:color w:val="EE0000"/>
        </w:rPr>
        <w:br/>
      </w:r>
      <w:r w:rsidRPr="002E665E">
        <w:rPr>
          <w:i/>
          <w:iCs/>
          <w:color w:val="EE0000"/>
        </w:rPr>
        <w:t xml:space="preserve">"Systemet måler strømforbruk i sanntid ved hjelp av en Hall-effektsensor, bearbeider signalene lokalt og sender dataene til en skylagring via </w:t>
      </w:r>
      <w:proofErr w:type="spellStart"/>
      <w:r w:rsidRPr="002E665E">
        <w:rPr>
          <w:i/>
          <w:iCs/>
          <w:color w:val="EE0000"/>
        </w:rPr>
        <w:t>Wi</w:t>
      </w:r>
      <w:proofErr w:type="spellEnd"/>
      <w:r w:rsidRPr="002E665E">
        <w:rPr>
          <w:i/>
          <w:iCs/>
          <w:color w:val="EE0000"/>
        </w:rPr>
        <w:t xml:space="preserve">-Fi. </w:t>
      </w:r>
      <w:r w:rsidRPr="006F1790">
        <w:rPr>
          <w:i/>
          <w:iCs/>
          <w:color w:val="EE0000"/>
        </w:rPr>
        <w:t>Brukeren kan lese verdiene i et webgrensesnitt."</w:t>
      </w:r>
    </w:p>
    <w:p w14:paraId="3FCA6D16" w14:textId="0052E9B9" w:rsidR="00974E27" w:rsidRPr="009D1728" w:rsidRDefault="00974E27" w:rsidP="00974E27">
      <w:pPr>
        <w:pStyle w:val="Overskrift3"/>
      </w:pPr>
      <w:bookmarkStart w:id="15" w:name="_Toc1056647657"/>
      <w:r w:rsidRPr="009D1728">
        <w:t xml:space="preserve">«Bill Of </w:t>
      </w:r>
      <w:proofErr w:type="gramStart"/>
      <w:r w:rsidRPr="009D1728">
        <w:t>Materials»(</w:t>
      </w:r>
      <w:proofErr w:type="gramEnd"/>
      <w:r w:rsidRPr="009D1728">
        <w:t xml:space="preserve">BOM) </w:t>
      </w:r>
      <w:proofErr w:type="gramStart"/>
      <w:r w:rsidRPr="009D1728">
        <w:t>-  Komponentliste</w:t>
      </w:r>
      <w:bookmarkEnd w:id="15"/>
      <w:proofErr w:type="gramEnd"/>
      <w:r w:rsidRPr="009D1728">
        <w:t xml:space="preserve"> </w:t>
      </w:r>
    </w:p>
    <w:tbl>
      <w:tblPr>
        <w:tblStyle w:val="Tabellrutenett"/>
        <w:tblW w:w="0" w:type="auto"/>
        <w:tblLook w:val="04A0" w:firstRow="1" w:lastRow="0" w:firstColumn="1" w:lastColumn="0" w:noHBand="0" w:noVBand="1"/>
      </w:tblPr>
      <w:tblGrid>
        <w:gridCol w:w="3518"/>
        <w:gridCol w:w="2986"/>
        <w:gridCol w:w="2840"/>
      </w:tblGrid>
      <w:tr w:rsidR="00DE4B99" w14:paraId="0059379C" w14:textId="229BFCDA" w:rsidTr="3A336458">
        <w:tc>
          <w:tcPr>
            <w:tcW w:w="3518" w:type="dxa"/>
            <w:shd w:val="clear" w:color="auto" w:fill="79D8E7" w:themeFill="accent1" w:themeFillTint="99"/>
          </w:tcPr>
          <w:p w14:paraId="1BFAD20F" w14:textId="69D0D1C9" w:rsidR="00DE4B99" w:rsidRDefault="00674A2D" w:rsidP="00DE4B99">
            <w:r>
              <w:t>Komponent</w:t>
            </w:r>
          </w:p>
        </w:tc>
        <w:tc>
          <w:tcPr>
            <w:tcW w:w="2986" w:type="dxa"/>
            <w:shd w:val="clear" w:color="auto" w:fill="79D8E7" w:themeFill="accent1" w:themeFillTint="99"/>
          </w:tcPr>
          <w:p w14:paraId="156C5593" w14:textId="2EBC7231" w:rsidR="00674A2D" w:rsidRDefault="00674A2D" w:rsidP="00DE4B99">
            <w:r>
              <w:t>Type</w:t>
            </w:r>
          </w:p>
        </w:tc>
        <w:tc>
          <w:tcPr>
            <w:tcW w:w="2840" w:type="dxa"/>
            <w:shd w:val="clear" w:color="auto" w:fill="79D8E7" w:themeFill="accent1" w:themeFillTint="99"/>
          </w:tcPr>
          <w:p w14:paraId="7AAE0D8A" w14:textId="0B75BB4E" w:rsidR="00674A2D" w:rsidRDefault="00674A2D" w:rsidP="00DE4B99">
            <w:r>
              <w:t>Kvantitet</w:t>
            </w:r>
          </w:p>
        </w:tc>
      </w:tr>
      <w:tr w:rsidR="009A2EFA" w14:paraId="1F08C727" w14:textId="77777777" w:rsidTr="3A336458">
        <w:tc>
          <w:tcPr>
            <w:tcW w:w="3518" w:type="dxa"/>
            <w:shd w:val="clear" w:color="auto" w:fill="A6E5EF" w:themeFill="accent1" w:themeFillTint="66"/>
          </w:tcPr>
          <w:p w14:paraId="70356D47" w14:textId="4F26C94D" w:rsidR="009A2EFA" w:rsidRDefault="009A2EFA" w:rsidP="00DE4B99">
            <w:proofErr w:type="spellStart"/>
            <w:r>
              <w:t>Arduino</w:t>
            </w:r>
            <w:proofErr w:type="spellEnd"/>
          </w:p>
        </w:tc>
        <w:tc>
          <w:tcPr>
            <w:tcW w:w="2986" w:type="dxa"/>
            <w:shd w:val="clear" w:color="auto" w:fill="A6E5EF" w:themeFill="accent1" w:themeFillTint="66"/>
          </w:tcPr>
          <w:p w14:paraId="4CAE404B" w14:textId="06A8EDDB" w:rsidR="009A2EFA" w:rsidRDefault="009A2EFA" w:rsidP="00DE4B99">
            <w:r>
              <w:t xml:space="preserve">Uno R3 </w:t>
            </w:r>
          </w:p>
        </w:tc>
        <w:tc>
          <w:tcPr>
            <w:tcW w:w="2840" w:type="dxa"/>
            <w:shd w:val="clear" w:color="auto" w:fill="A6E5EF" w:themeFill="accent1" w:themeFillTint="66"/>
          </w:tcPr>
          <w:p w14:paraId="53E54EB1" w14:textId="1B7E0904" w:rsidR="009A2EFA" w:rsidRDefault="00D74DB5" w:rsidP="00DE4B99">
            <w:r>
              <w:t>1</w:t>
            </w:r>
          </w:p>
        </w:tc>
      </w:tr>
      <w:tr w:rsidR="00D74DB5" w14:paraId="4D84A997" w14:textId="77777777" w:rsidTr="3A336458">
        <w:tc>
          <w:tcPr>
            <w:tcW w:w="3518" w:type="dxa"/>
            <w:shd w:val="clear" w:color="auto" w:fill="A6E5EF" w:themeFill="accent1" w:themeFillTint="66"/>
          </w:tcPr>
          <w:p w14:paraId="05B7EA9E" w14:textId="391793A2" w:rsidR="00D74DB5" w:rsidRDefault="00D46729" w:rsidP="00DE4B99">
            <w:r>
              <w:t>LCD-Skjerm</w:t>
            </w:r>
          </w:p>
        </w:tc>
        <w:tc>
          <w:tcPr>
            <w:tcW w:w="2986" w:type="dxa"/>
            <w:shd w:val="clear" w:color="auto" w:fill="A6E5EF" w:themeFill="accent1" w:themeFillTint="66"/>
          </w:tcPr>
          <w:p w14:paraId="7BB06259" w14:textId="4AFBE8D1" w:rsidR="00D74DB5" w:rsidRDefault="00367E98" w:rsidP="00DE4B99">
            <w:r>
              <w:t>I2</w:t>
            </w:r>
            <w:r w:rsidR="005C6EFA">
              <w:t>C 16x2</w:t>
            </w:r>
          </w:p>
        </w:tc>
        <w:tc>
          <w:tcPr>
            <w:tcW w:w="2840" w:type="dxa"/>
            <w:shd w:val="clear" w:color="auto" w:fill="A6E5EF" w:themeFill="accent1" w:themeFillTint="66"/>
          </w:tcPr>
          <w:p w14:paraId="38B9DDF4" w14:textId="3D1F87EC" w:rsidR="00D74DB5" w:rsidRDefault="005C6EFA" w:rsidP="00DE4B99">
            <w:r>
              <w:t>1</w:t>
            </w:r>
          </w:p>
        </w:tc>
      </w:tr>
      <w:tr w:rsidR="005C6EFA" w14:paraId="44F88B89" w14:textId="77777777" w:rsidTr="3A336458">
        <w:tc>
          <w:tcPr>
            <w:tcW w:w="3518" w:type="dxa"/>
            <w:shd w:val="clear" w:color="auto" w:fill="A6E5EF" w:themeFill="accent1" w:themeFillTint="66"/>
          </w:tcPr>
          <w:p w14:paraId="601DBBB7" w14:textId="0715C2E1" w:rsidR="005C6EFA" w:rsidRDefault="00F6593C" w:rsidP="00DE4B99">
            <w:r>
              <w:t>LED-lys</w:t>
            </w:r>
          </w:p>
        </w:tc>
        <w:tc>
          <w:tcPr>
            <w:tcW w:w="2986" w:type="dxa"/>
            <w:shd w:val="clear" w:color="auto" w:fill="A6E5EF" w:themeFill="accent1" w:themeFillTint="66"/>
          </w:tcPr>
          <w:p w14:paraId="6FB73312" w14:textId="6C0FA8C5" w:rsidR="005C6EFA" w:rsidRDefault="005B05CC" w:rsidP="00DE4B99">
            <w:proofErr w:type="spellStart"/>
            <w:proofErr w:type="gramStart"/>
            <w:r>
              <w:t>Rød,Gul</w:t>
            </w:r>
            <w:proofErr w:type="gramEnd"/>
            <w:r>
              <w:t>,Grønn</w:t>
            </w:r>
            <w:proofErr w:type="spellEnd"/>
          </w:p>
        </w:tc>
        <w:tc>
          <w:tcPr>
            <w:tcW w:w="2840" w:type="dxa"/>
            <w:shd w:val="clear" w:color="auto" w:fill="A6E5EF" w:themeFill="accent1" w:themeFillTint="66"/>
          </w:tcPr>
          <w:p w14:paraId="622F2057" w14:textId="2FCA8F58" w:rsidR="005C6EFA" w:rsidRDefault="005B05CC" w:rsidP="00DE4B99">
            <w:r>
              <w:t>5</w:t>
            </w:r>
          </w:p>
        </w:tc>
      </w:tr>
      <w:tr w:rsidR="005B05CC" w14:paraId="7277BCC3" w14:textId="77777777" w:rsidTr="3A336458">
        <w:tc>
          <w:tcPr>
            <w:tcW w:w="3518" w:type="dxa"/>
            <w:shd w:val="clear" w:color="auto" w:fill="A6E5EF" w:themeFill="accent1" w:themeFillTint="66"/>
          </w:tcPr>
          <w:p w14:paraId="5F16C8F3" w14:textId="614F07D7" w:rsidR="005B05CC" w:rsidRDefault="00E3065C" w:rsidP="00DE4B99">
            <w:proofErr w:type="spellStart"/>
            <w:r>
              <w:t>Resistor</w:t>
            </w:r>
            <w:proofErr w:type="spellEnd"/>
          </w:p>
        </w:tc>
        <w:tc>
          <w:tcPr>
            <w:tcW w:w="2986" w:type="dxa"/>
            <w:shd w:val="clear" w:color="auto" w:fill="A6E5EF" w:themeFill="accent1" w:themeFillTint="66"/>
          </w:tcPr>
          <w:p w14:paraId="0827FF14" w14:textId="62AB49B7" w:rsidR="005B05CC" w:rsidRDefault="00E3065C" w:rsidP="00DE4B99">
            <w:r>
              <w:t>220</w:t>
            </w:r>
            <w:r w:rsidRPr="3A336458">
              <w:t>Ω</w:t>
            </w:r>
            <w:r w:rsidR="00EE3036" w:rsidRPr="3A336458">
              <w:t xml:space="preserve"> og </w:t>
            </w:r>
            <w:r w:rsidR="30177437" w:rsidRPr="3A336458">
              <w:t>10</w:t>
            </w:r>
            <w:r w:rsidR="009B1B4D" w:rsidRPr="3A336458">
              <w:t>K</w:t>
            </w:r>
            <w:r w:rsidR="007A4B99" w:rsidRPr="3A336458">
              <w:t>Ω</w:t>
            </w:r>
          </w:p>
        </w:tc>
        <w:tc>
          <w:tcPr>
            <w:tcW w:w="2840" w:type="dxa"/>
            <w:shd w:val="clear" w:color="auto" w:fill="A6E5EF" w:themeFill="accent1" w:themeFillTint="66"/>
          </w:tcPr>
          <w:p w14:paraId="01714BDB" w14:textId="3F8F6921" w:rsidR="005B05CC" w:rsidRDefault="00E3065C" w:rsidP="00DE4B99">
            <w:r>
              <w:t>5</w:t>
            </w:r>
            <w:r w:rsidR="007A4B99">
              <w:t>+3</w:t>
            </w:r>
          </w:p>
        </w:tc>
      </w:tr>
      <w:tr w:rsidR="00461566" w14:paraId="4C60C9E1" w14:textId="77777777" w:rsidTr="3A336458">
        <w:tc>
          <w:tcPr>
            <w:tcW w:w="3518" w:type="dxa"/>
            <w:shd w:val="clear" w:color="auto" w:fill="A6E5EF" w:themeFill="accent1" w:themeFillTint="66"/>
          </w:tcPr>
          <w:p w14:paraId="7E5770E1" w14:textId="6DA51B14" w:rsidR="00461566" w:rsidRDefault="009561D6" w:rsidP="00DE4B99">
            <w:r>
              <w:t>Knapp</w:t>
            </w:r>
          </w:p>
        </w:tc>
        <w:tc>
          <w:tcPr>
            <w:tcW w:w="2986" w:type="dxa"/>
            <w:shd w:val="clear" w:color="auto" w:fill="A6E5EF" w:themeFill="accent1" w:themeFillTint="66"/>
          </w:tcPr>
          <w:p w14:paraId="7B92579A" w14:textId="53C0F8B1" w:rsidR="00461566" w:rsidRDefault="00DD56D9" w:rsidP="00DE4B99">
            <w:r>
              <w:t>-</w:t>
            </w:r>
          </w:p>
        </w:tc>
        <w:tc>
          <w:tcPr>
            <w:tcW w:w="2840" w:type="dxa"/>
            <w:shd w:val="clear" w:color="auto" w:fill="A6E5EF" w:themeFill="accent1" w:themeFillTint="66"/>
          </w:tcPr>
          <w:p w14:paraId="3837B67E" w14:textId="567D778B" w:rsidR="00461566" w:rsidRDefault="008667FE" w:rsidP="00DE4B99">
            <w:r>
              <w:t>3</w:t>
            </w:r>
          </w:p>
        </w:tc>
      </w:tr>
      <w:tr w:rsidR="008667FE" w14:paraId="4CD6BC25" w14:textId="77777777" w:rsidTr="3A336458">
        <w:tc>
          <w:tcPr>
            <w:tcW w:w="3518" w:type="dxa"/>
            <w:shd w:val="clear" w:color="auto" w:fill="A6E5EF" w:themeFill="accent1" w:themeFillTint="66"/>
          </w:tcPr>
          <w:p w14:paraId="6C80723E" w14:textId="6DB39B76" w:rsidR="008667FE" w:rsidRDefault="008667FE" w:rsidP="00DE4B99">
            <w:proofErr w:type="spellStart"/>
            <w:r>
              <w:t>Buzzer</w:t>
            </w:r>
            <w:proofErr w:type="spellEnd"/>
          </w:p>
        </w:tc>
        <w:tc>
          <w:tcPr>
            <w:tcW w:w="2986" w:type="dxa"/>
            <w:shd w:val="clear" w:color="auto" w:fill="A6E5EF" w:themeFill="accent1" w:themeFillTint="66"/>
          </w:tcPr>
          <w:p w14:paraId="16AB99C1" w14:textId="0E497908" w:rsidR="008667FE" w:rsidRDefault="00C20812" w:rsidP="00DE4B99">
            <w:r>
              <w:t>Passive</w:t>
            </w:r>
          </w:p>
        </w:tc>
        <w:tc>
          <w:tcPr>
            <w:tcW w:w="2840" w:type="dxa"/>
            <w:shd w:val="clear" w:color="auto" w:fill="A6E5EF" w:themeFill="accent1" w:themeFillTint="66"/>
          </w:tcPr>
          <w:p w14:paraId="503643E0" w14:textId="41DF18EB" w:rsidR="00DD56D9" w:rsidRDefault="00DD56D9" w:rsidP="00DE4B99">
            <w:r>
              <w:t>1</w:t>
            </w:r>
          </w:p>
        </w:tc>
      </w:tr>
      <w:tr w:rsidR="00DD56D9" w14:paraId="795A28F5" w14:textId="77777777" w:rsidTr="3A336458">
        <w:tc>
          <w:tcPr>
            <w:tcW w:w="3518" w:type="dxa"/>
            <w:shd w:val="clear" w:color="auto" w:fill="A6E5EF" w:themeFill="accent1" w:themeFillTint="66"/>
          </w:tcPr>
          <w:p w14:paraId="5FC0B52C" w14:textId="2C9A8CEF" w:rsidR="00DD56D9" w:rsidRDefault="00660C11" w:rsidP="00DE4B99">
            <w:r>
              <w:t>Jumper kabel</w:t>
            </w:r>
          </w:p>
        </w:tc>
        <w:tc>
          <w:tcPr>
            <w:tcW w:w="2986" w:type="dxa"/>
            <w:shd w:val="clear" w:color="auto" w:fill="A6E5EF" w:themeFill="accent1" w:themeFillTint="66"/>
          </w:tcPr>
          <w:p w14:paraId="7EF35596" w14:textId="0DB5C892" w:rsidR="00DD56D9" w:rsidRDefault="00582B44" w:rsidP="00DE4B99">
            <w:r>
              <w:t>-</w:t>
            </w:r>
          </w:p>
        </w:tc>
        <w:tc>
          <w:tcPr>
            <w:tcW w:w="2840" w:type="dxa"/>
            <w:shd w:val="clear" w:color="auto" w:fill="A6E5EF" w:themeFill="accent1" w:themeFillTint="66"/>
          </w:tcPr>
          <w:p w14:paraId="58275E51" w14:textId="2409E70D" w:rsidR="00DD56D9" w:rsidRDefault="005903FA" w:rsidP="00DE4B99">
            <w:r>
              <w:t>39</w:t>
            </w:r>
          </w:p>
        </w:tc>
      </w:tr>
    </w:tbl>
    <w:p w14:paraId="7575D0EF" w14:textId="77777777" w:rsidR="00DE4B99" w:rsidRPr="00DE4B99" w:rsidRDefault="00DE4B99" w:rsidP="00DE4B99"/>
    <w:p w14:paraId="4A239406" w14:textId="77777777" w:rsidR="002E665E" w:rsidRPr="002E665E" w:rsidRDefault="002E665E" w:rsidP="002E665E">
      <w:pPr>
        <w:rPr>
          <w:color w:val="EE0000"/>
        </w:rPr>
      </w:pPr>
      <w:r w:rsidRPr="002E665E">
        <w:rPr>
          <w:b/>
          <w:bCs/>
          <w:color w:val="EE0000"/>
        </w:rPr>
        <w:t>Formål:</w:t>
      </w:r>
      <w:r w:rsidRPr="002E665E">
        <w:rPr>
          <w:color w:val="EE0000"/>
        </w:rPr>
        <w:t xml:space="preserve"> Liste opp og begrunne valg av hovedkomponenter.</w:t>
      </w:r>
    </w:p>
    <w:p w14:paraId="51F28CEF" w14:textId="77777777" w:rsidR="002E665E" w:rsidRPr="002E665E" w:rsidRDefault="002E665E" w:rsidP="002E665E">
      <w:pPr>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61159619" w14:textId="77777777" w:rsidR="002E665E" w:rsidRPr="002E665E" w:rsidRDefault="002E665E" w:rsidP="00133E2C">
      <w:pPr>
        <w:numPr>
          <w:ilvl w:val="0"/>
          <w:numId w:val="16"/>
        </w:numPr>
        <w:rPr>
          <w:color w:val="EE0000"/>
        </w:rPr>
      </w:pPr>
      <w:r w:rsidRPr="002E665E">
        <w:rPr>
          <w:color w:val="EE0000"/>
        </w:rPr>
        <w:t>Hvilke sensorer, mikrokontrollere og moduler brukes?</w:t>
      </w:r>
    </w:p>
    <w:p w14:paraId="142C1ECB" w14:textId="77777777" w:rsidR="002E665E" w:rsidRPr="002E665E" w:rsidRDefault="002E665E" w:rsidP="00133E2C">
      <w:pPr>
        <w:numPr>
          <w:ilvl w:val="0"/>
          <w:numId w:val="16"/>
        </w:numPr>
        <w:rPr>
          <w:color w:val="EE0000"/>
        </w:rPr>
      </w:pPr>
      <w:r w:rsidRPr="002E665E">
        <w:rPr>
          <w:color w:val="EE0000"/>
        </w:rPr>
        <w:t xml:space="preserve">Hvorfor ble de valgt (nøyaktighet, tilgjengelighet, </w:t>
      </w:r>
      <w:proofErr w:type="gramStart"/>
      <w:r w:rsidRPr="002E665E">
        <w:rPr>
          <w:color w:val="EE0000"/>
        </w:rPr>
        <w:t>pris,</w:t>
      </w:r>
      <w:proofErr w:type="gramEnd"/>
      <w:r w:rsidRPr="002E665E">
        <w:rPr>
          <w:color w:val="EE0000"/>
        </w:rPr>
        <w:t xml:space="preserve"> strømforbruk)?</w:t>
      </w:r>
    </w:p>
    <w:p w14:paraId="7BA5FFD3" w14:textId="77777777" w:rsidR="002E665E" w:rsidRDefault="002E665E" w:rsidP="00133E2C">
      <w:pPr>
        <w:numPr>
          <w:ilvl w:val="0"/>
          <w:numId w:val="16"/>
        </w:numPr>
        <w:rPr>
          <w:color w:val="EE0000"/>
        </w:rPr>
      </w:pPr>
      <w:r w:rsidRPr="002E665E">
        <w:rPr>
          <w:color w:val="EE0000"/>
        </w:rPr>
        <w:t>Hva er deres hovedfunksjon i systemet?</w:t>
      </w:r>
    </w:p>
    <w:p w14:paraId="7AF4AB05" w14:textId="7CA6C12C" w:rsidR="002E665E" w:rsidRPr="002E665E" w:rsidRDefault="002E665E" w:rsidP="002E665E">
      <w:pPr>
        <w:rPr>
          <w:color w:val="EE0000"/>
        </w:rPr>
      </w:pPr>
      <w:r w:rsidRPr="002E665E">
        <w:rPr>
          <w:color w:val="EE0000"/>
        </w:rPr>
        <w:t>Eksempel på tabell:</w:t>
      </w:r>
    </w:p>
    <w:tbl>
      <w:tblPr>
        <w:tblStyle w:val="Rutenettabelllys"/>
        <w:tblW w:w="0" w:type="auto"/>
        <w:tblLook w:val="04A0" w:firstRow="1" w:lastRow="0" w:firstColumn="1" w:lastColumn="0" w:noHBand="0" w:noVBand="1"/>
      </w:tblPr>
      <w:tblGrid>
        <w:gridCol w:w="1466"/>
        <w:gridCol w:w="3102"/>
        <w:gridCol w:w="1259"/>
        <w:gridCol w:w="2810"/>
      </w:tblGrid>
      <w:tr w:rsidR="002E665E" w:rsidRPr="002E665E" w14:paraId="109C2C90" w14:textId="77777777" w:rsidTr="002E665E">
        <w:tc>
          <w:tcPr>
            <w:tcW w:w="0" w:type="auto"/>
            <w:hideMark/>
          </w:tcPr>
          <w:p w14:paraId="7E1F015C" w14:textId="77777777" w:rsidR="002E665E" w:rsidRPr="002E665E" w:rsidRDefault="002E665E" w:rsidP="002E665E">
            <w:pPr>
              <w:rPr>
                <w:color w:val="EE0000"/>
                <w:lang w:val="en-US"/>
              </w:rPr>
            </w:pPr>
            <w:proofErr w:type="spellStart"/>
            <w:r w:rsidRPr="002E665E">
              <w:rPr>
                <w:color w:val="EE0000"/>
                <w:lang w:val="en-US"/>
              </w:rPr>
              <w:t>Komponent</w:t>
            </w:r>
            <w:proofErr w:type="spellEnd"/>
          </w:p>
        </w:tc>
        <w:tc>
          <w:tcPr>
            <w:tcW w:w="0" w:type="auto"/>
            <w:hideMark/>
          </w:tcPr>
          <w:p w14:paraId="06843264" w14:textId="77777777" w:rsidR="002E665E" w:rsidRPr="002E665E" w:rsidRDefault="002E665E" w:rsidP="002E665E">
            <w:pPr>
              <w:rPr>
                <w:color w:val="EE0000"/>
                <w:lang w:val="en-US"/>
              </w:rPr>
            </w:pPr>
            <w:proofErr w:type="spellStart"/>
            <w:r w:rsidRPr="002E665E">
              <w:rPr>
                <w:color w:val="EE0000"/>
                <w:lang w:val="en-US"/>
              </w:rPr>
              <w:t>Funksjon</w:t>
            </w:r>
            <w:proofErr w:type="spellEnd"/>
          </w:p>
        </w:tc>
        <w:tc>
          <w:tcPr>
            <w:tcW w:w="0" w:type="auto"/>
            <w:hideMark/>
          </w:tcPr>
          <w:p w14:paraId="188DE57F" w14:textId="77777777" w:rsidR="002E665E" w:rsidRPr="002E665E" w:rsidRDefault="002E665E" w:rsidP="002E665E">
            <w:pPr>
              <w:rPr>
                <w:color w:val="EE0000"/>
                <w:lang w:val="en-US"/>
              </w:rPr>
            </w:pPr>
            <w:r w:rsidRPr="002E665E">
              <w:rPr>
                <w:color w:val="EE0000"/>
                <w:lang w:val="en-US"/>
              </w:rPr>
              <w:t>Modell/Type</w:t>
            </w:r>
          </w:p>
        </w:tc>
        <w:tc>
          <w:tcPr>
            <w:tcW w:w="0" w:type="auto"/>
            <w:hideMark/>
          </w:tcPr>
          <w:p w14:paraId="16A9F156" w14:textId="77777777" w:rsidR="002E665E" w:rsidRPr="002E665E" w:rsidRDefault="002E665E" w:rsidP="002E665E">
            <w:pPr>
              <w:rPr>
                <w:color w:val="EE0000"/>
                <w:lang w:val="en-US"/>
              </w:rPr>
            </w:pPr>
            <w:proofErr w:type="spellStart"/>
            <w:r w:rsidRPr="002E665E">
              <w:rPr>
                <w:color w:val="EE0000"/>
                <w:lang w:val="en-US"/>
              </w:rPr>
              <w:t>Begrunnelse</w:t>
            </w:r>
            <w:proofErr w:type="spellEnd"/>
          </w:p>
        </w:tc>
      </w:tr>
      <w:tr w:rsidR="002E665E" w:rsidRPr="002E665E" w14:paraId="4656FD4F" w14:textId="77777777" w:rsidTr="002E665E">
        <w:tc>
          <w:tcPr>
            <w:tcW w:w="0" w:type="auto"/>
            <w:hideMark/>
          </w:tcPr>
          <w:p w14:paraId="52664C41" w14:textId="77777777" w:rsidR="002E665E" w:rsidRPr="002E665E" w:rsidRDefault="002E665E" w:rsidP="002E665E">
            <w:pPr>
              <w:rPr>
                <w:color w:val="EE0000"/>
                <w:lang w:val="en-US"/>
              </w:rPr>
            </w:pPr>
            <w:r w:rsidRPr="002E665E">
              <w:rPr>
                <w:color w:val="EE0000"/>
                <w:lang w:val="en-US"/>
              </w:rPr>
              <w:t>Hall-sensor</w:t>
            </w:r>
          </w:p>
        </w:tc>
        <w:tc>
          <w:tcPr>
            <w:tcW w:w="0" w:type="auto"/>
            <w:hideMark/>
          </w:tcPr>
          <w:p w14:paraId="39883F71" w14:textId="77777777" w:rsidR="002E665E" w:rsidRPr="002E665E" w:rsidRDefault="002E665E" w:rsidP="002E665E">
            <w:pPr>
              <w:rPr>
                <w:color w:val="EE0000"/>
                <w:lang w:val="en-US"/>
              </w:rPr>
            </w:pPr>
            <w:proofErr w:type="spellStart"/>
            <w:r w:rsidRPr="002E665E">
              <w:rPr>
                <w:color w:val="EE0000"/>
                <w:lang w:val="en-US"/>
              </w:rPr>
              <w:t>Måling</w:t>
            </w:r>
            <w:proofErr w:type="spellEnd"/>
            <w:r w:rsidRPr="002E665E">
              <w:rPr>
                <w:color w:val="EE0000"/>
                <w:lang w:val="en-US"/>
              </w:rPr>
              <w:t xml:space="preserve"> av </w:t>
            </w:r>
            <w:proofErr w:type="spellStart"/>
            <w:r w:rsidRPr="002E665E">
              <w:rPr>
                <w:color w:val="EE0000"/>
                <w:lang w:val="en-US"/>
              </w:rPr>
              <w:t>strøm</w:t>
            </w:r>
            <w:proofErr w:type="spellEnd"/>
          </w:p>
        </w:tc>
        <w:tc>
          <w:tcPr>
            <w:tcW w:w="0" w:type="auto"/>
            <w:hideMark/>
          </w:tcPr>
          <w:p w14:paraId="3AF6A61F" w14:textId="77777777" w:rsidR="002E665E" w:rsidRPr="002E665E" w:rsidRDefault="002E665E" w:rsidP="002E665E">
            <w:pPr>
              <w:rPr>
                <w:color w:val="EE0000"/>
                <w:lang w:val="en-US"/>
              </w:rPr>
            </w:pPr>
            <w:r w:rsidRPr="002E665E">
              <w:rPr>
                <w:color w:val="EE0000"/>
                <w:lang w:val="en-US"/>
              </w:rPr>
              <w:t>ACS712</w:t>
            </w:r>
          </w:p>
        </w:tc>
        <w:tc>
          <w:tcPr>
            <w:tcW w:w="0" w:type="auto"/>
            <w:hideMark/>
          </w:tcPr>
          <w:p w14:paraId="234FC576" w14:textId="77777777" w:rsidR="002E665E" w:rsidRPr="002E665E" w:rsidRDefault="002E665E" w:rsidP="002E665E">
            <w:pPr>
              <w:rPr>
                <w:color w:val="EE0000"/>
                <w:lang w:val="en-US"/>
              </w:rPr>
            </w:pPr>
            <w:proofErr w:type="spellStart"/>
            <w:r w:rsidRPr="002E665E">
              <w:rPr>
                <w:color w:val="EE0000"/>
                <w:lang w:val="en-US"/>
              </w:rPr>
              <w:t>Lavpris</w:t>
            </w:r>
            <w:proofErr w:type="spellEnd"/>
            <w:r w:rsidRPr="002E665E">
              <w:rPr>
                <w:color w:val="EE0000"/>
                <w:lang w:val="en-US"/>
              </w:rPr>
              <w:t xml:space="preserve">, </w:t>
            </w:r>
            <w:proofErr w:type="spellStart"/>
            <w:r w:rsidRPr="002E665E">
              <w:rPr>
                <w:color w:val="EE0000"/>
                <w:lang w:val="en-US"/>
              </w:rPr>
              <w:t>enkel</w:t>
            </w:r>
            <w:proofErr w:type="spellEnd"/>
            <w:r w:rsidRPr="002E665E">
              <w:rPr>
                <w:color w:val="EE0000"/>
                <w:lang w:val="en-US"/>
              </w:rPr>
              <w:t xml:space="preserve"> </w:t>
            </w:r>
            <w:proofErr w:type="spellStart"/>
            <w:r w:rsidRPr="002E665E">
              <w:rPr>
                <w:color w:val="EE0000"/>
                <w:lang w:val="en-US"/>
              </w:rPr>
              <w:t>integrasjon</w:t>
            </w:r>
            <w:proofErr w:type="spellEnd"/>
          </w:p>
        </w:tc>
      </w:tr>
      <w:tr w:rsidR="002E665E" w:rsidRPr="002E665E" w14:paraId="3180A008" w14:textId="77777777" w:rsidTr="002E665E">
        <w:tc>
          <w:tcPr>
            <w:tcW w:w="0" w:type="auto"/>
            <w:hideMark/>
          </w:tcPr>
          <w:p w14:paraId="12409772" w14:textId="77777777" w:rsidR="002E665E" w:rsidRPr="002E665E" w:rsidRDefault="002E665E" w:rsidP="002E665E">
            <w:pPr>
              <w:rPr>
                <w:color w:val="EE0000"/>
                <w:lang w:val="en-US"/>
              </w:rPr>
            </w:pPr>
            <w:r w:rsidRPr="002E665E">
              <w:rPr>
                <w:color w:val="EE0000"/>
                <w:lang w:val="en-US"/>
              </w:rPr>
              <w:t>MCU</w:t>
            </w:r>
          </w:p>
        </w:tc>
        <w:tc>
          <w:tcPr>
            <w:tcW w:w="0" w:type="auto"/>
            <w:hideMark/>
          </w:tcPr>
          <w:p w14:paraId="52FE986D" w14:textId="77777777" w:rsidR="002E665E" w:rsidRPr="002E665E" w:rsidRDefault="002E665E" w:rsidP="002E665E">
            <w:pPr>
              <w:rPr>
                <w:color w:val="EE0000"/>
                <w:lang w:val="en-US"/>
              </w:rPr>
            </w:pPr>
            <w:proofErr w:type="spellStart"/>
            <w:r w:rsidRPr="002E665E">
              <w:rPr>
                <w:color w:val="EE0000"/>
                <w:lang w:val="en-US"/>
              </w:rPr>
              <w:t>Signalbehandling</w:t>
            </w:r>
            <w:proofErr w:type="spellEnd"/>
            <w:r w:rsidRPr="002E665E">
              <w:rPr>
                <w:color w:val="EE0000"/>
                <w:lang w:val="en-US"/>
              </w:rPr>
              <w:t xml:space="preserve"> </w:t>
            </w:r>
            <w:proofErr w:type="spellStart"/>
            <w:r w:rsidRPr="002E665E">
              <w:rPr>
                <w:color w:val="EE0000"/>
                <w:lang w:val="en-US"/>
              </w:rPr>
              <w:t>og</w:t>
            </w:r>
            <w:proofErr w:type="spellEnd"/>
            <w:r w:rsidRPr="002E665E">
              <w:rPr>
                <w:color w:val="EE0000"/>
                <w:lang w:val="en-US"/>
              </w:rPr>
              <w:t xml:space="preserve"> </w:t>
            </w:r>
            <w:proofErr w:type="spellStart"/>
            <w:r w:rsidRPr="002E665E">
              <w:rPr>
                <w:color w:val="EE0000"/>
                <w:lang w:val="en-US"/>
              </w:rPr>
              <w:t>dataoverføring</w:t>
            </w:r>
            <w:proofErr w:type="spellEnd"/>
          </w:p>
        </w:tc>
        <w:tc>
          <w:tcPr>
            <w:tcW w:w="0" w:type="auto"/>
            <w:hideMark/>
          </w:tcPr>
          <w:p w14:paraId="0C2A674A" w14:textId="77777777" w:rsidR="002E665E" w:rsidRPr="002E665E" w:rsidRDefault="002E665E" w:rsidP="002E665E">
            <w:pPr>
              <w:rPr>
                <w:color w:val="EE0000"/>
                <w:lang w:val="en-US"/>
              </w:rPr>
            </w:pPr>
            <w:r w:rsidRPr="002E665E">
              <w:rPr>
                <w:color w:val="EE0000"/>
                <w:lang w:val="en-US"/>
              </w:rPr>
              <w:t>ESP32</w:t>
            </w:r>
          </w:p>
        </w:tc>
        <w:tc>
          <w:tcPr>
            <w:tcW w:w="0" w:type="auto"/>
            <w:hideMark/>
          </w:tcPr>
          <w:p w14:paraId="51C9459E" w14:textId="77777777" w:rsidR="002E665E" w:rsidRPr="002E665E" w:rsidRDefault="002E665E" w:rsidP="002E665E">
            <w:pPr>
              <w:rPr>
                <w:color w:val="EE0000"/>
              </w:rPr>
            </w:pPr>
            <w:r w:rsidRPr="002E665E">
              <w:rPr>
                <w:color w:val="EE0000"/>
              </w:rPr>
              <w:t xml:space="preserve">Har innebygd </w:t>
            </w:r>
            <w:proofErr w:type="spellStart"/>
            <w:r w:rsidRPr="002E665E">
              <w:rPr>
                <w:color w:val="EE0000"/>
              </w:rPr>
              <w:t>Wi-Fi</w:t>
            </w:r>
            <w:proofErr w:type="spellEnd"/>
            <w:r w:rsidRPr="002E665E">
              <w:rPr>
                <w:color w:val="EE0000"/>
              </w:rPr>
              <w:t>, støtter ADC</w:t>
            </w:r>
          </w:p>
        </w:tc>
      </w:tr>
      <w:tr w:rsidR="002E665E" w:rsidRPr="002E665E" w14:paraId="0136DFD4" w14:textId="77777777" w:rsidTr="002E665E">
        <w:tc>
          <w:tcPr>
            <w:tcW w:w="0" w:type="auto"/>
            <w:hideMark/>
          </w:tcPr>
          <w:p w14:paraId="2E882062" w14:textId="77777777" w:rsidR="002E665E" w:rsidRPr="002E665E" w:rsidRDefault="002E665E" w:rsidP="002E665E">
            <w:pPr>
              <w:rPr>
                <w:color w:val="EE0000"/>
                <w:lang w:val="en-US"/>
              </w:rPr>
            </w:pPr>
            <w:proofErr w:type="spellStart"/>
            <w:r w:rsidRPr="002E665E">
              <w:rPr>
                <w:color w:val="EE0000"/>
                <w:lang w:val="en-US"/>
              </w:rPr>
              <w:t>Strømforsyning</w:t>
            </w:r>
            <w:proofErr w:type="spellEnd"/>
          </w:p>
        </w:tc>
        <w:tc>
          <w:tcPr>
            <w:tcW w:w="0" w:type="auto"/>
            <w:hideMark/>
          </w:tcPr>
          <w:p w14:paraId="374F2266" w14:textId="77777777" w:rsidR="002E665E" w:rsidRPr="002E665E" w:rsidRDefault="002E665E" w:rsidP="002E665E">
            <w:pPr>
              <w:rPr>
                <w:color w:val="EE0000"/>
                <w:lang w:val="en-US"/>
              </w:rPr>
            </w:pPr>
            <w:r w:rsidRPr="002E665E">
              <w:rPr>
                <w:color w:val="EE0000"/>
                <w:lang w:val="en-US"/>
              </w:rPr>
              <w:t xml:space="preserve">Drift av hele </w:t>
            </w:r>
            <w:proofErr w:type="spellStart"/>
            <w:r w:rsidRPr="002E665E">
              <w:rPr>
                <w:color w:val="EE0000"/>
                <w:lang w:val="en-US"/>
              </w:rPr>
              <w:t>systemet</w:t>
            </w:r>
            <w:proofErr w:type="spellEnd"/>
          </w:p>
        </w:tc>
        <w:tc>
          <w:tcPr>
            <w:tcW w:w="0" w:type="auto"/>
            <w:hideMark/>
          </w:tcPr>
          <w:p w14:paraId="71E771E0" w14:textId="77777777" w:rsidR="002E665E" w:rsidRPr="002E665E" w:rsidRDefault="002E665E" w:rsidP="002E665E">
            <w:pPr>
              <w:rPr>
                <w:color w:val="EE0000"/>
                <w:lang w:val="en-US"/>
              </w:rPr>
            </w:pPr>
            <w:r w:rsidRPr="002E665E">
              <w:rPr>
                <w:color w:val="EE0000"/>
                <w:lang w:val="en-US"/>
              </w:rPr>
              <w:t>5V USB</w:t>
            </w:r>
          </w:p>
        </w:tc>
        <w:tc>
          <w:tcPr>
            <w:tcW w:w="0" w:type="auto"/>
            <w:hideMark/>
          </w:tcPr>
          <w:p w14:paraId="5708A1E0" w14:textId="77777777" w:rsidR="002E665E" w:rsidRPr="002E665E" w:rsidRDefault="002E665E" w:rsidP="002E665E">
            <w:pPr>
              <w:rPr>
                <w:color w:val="EE0000"/>
                <w:lang w:val="en-US"/>
              </w:rPr>
            </w:pPr>
            <w:proofErr w:type="spellStart"/>
            <w:r w:rsidRPr="002E665E">
              <w:rPr>
                <w:color w:val="EE0000"/>
                <w:lang w:val="en-US"/>
              </w:rPr>
              <w:t>Universell</w:t>
            </w:r>
            <w:proofErr w:type="spellEnd"/>
            <w:r w:rsidRPr="002E665E">
              <w:rPr>
                <w:color w:val="EE0000"/>
                <w:lang w:val="en-US"/>
              </w:rPr>
              <w:t xml:space="preserve"> </w:t>
            </w:r>
            <w:proofErr w:type="spellStart"/>
            <w:r w:rsidRPr="002E665E">
              <w:rPr>
                <w:color w:val="EE0000"/>
                <w:lang w:val="en-US"/>
              </w:rPr>
              <w:t>og</w:t>
            </w:r>
            <w:proofErr w:type="spellEnd"/>
            <w:r w:rsidRPr="002E665E">
              <w:rPr>
                <w:color w:val="EE0000"/>
                <w:lang w:val="en-US"/>
              </w:rPr>
              <w:t xml:space="preserve"> </w:t>
            </w:r>
            <w:proofErr w:type="spellStart"/>
            <w:r w:rsidRPr="002E665E">
              <w:rPr>
                <w:color w:val="EE0000"/>
                <w:lang w:val="en-US"/>
              </w:rPr>
              <w:t>lett</w:t>
            </w:r>
            <w:proofErr w:type="spellEnd"/>
            <w:r w:rsidRPr="002E665E">
              <w:rPr>
                <w:color w:val="EE0000"/>
                <w:lang w:val="en-US"/>
              </w:rPr>
              <w:t xml:space="preserve"> </w:t>
            </w:r>
            <w:proofErr w:type="spellStart"/>
            <w:r w:rsidRPr="002E665E">
              <w:rPr>
                <w:color w:val="EE0000"/>
                <w:lang w:val="en-US"/>
              </w:rPr>
              <w:t>tilgjengelig</w:t>
            </w:r>
            <w:proofErr w:type="spellEnd"/>
          </w:p>
        </w:tc>
      </w:tr>
    </w:tbl>
    <w:p w14:paraId="608AFEE6" w14:textId="77777777" w:rsidR="00974E27" w:rsidRPr="002E665E" w:rsidRDefault="00974E27">
      <w:pPr>
        <w:rPr>
          <w:color w:val="EE0000"/>
        </w:rPr>
      </w:pPr>
      <w:r w:rsidRPr="002E665E">
        <w:rPr>
          <w:color w:val="EE0000"/>
        </w:rPr>
        <w:br w:type="page"/>
      </w:r>
    </w:p>
    <w:p w14:paraId="0F3C9711" w14:textId="2F9106C7" w:rsidR="00974E27" w:rsidRPr="00974E27" w:rsidRDefault="00974E27" w:rsidP="002E665E">
      <w:pPr>
        <w:pStyle w:val="Overskrift2"/>
      </w:pPr>
      <w:bookmarkStart w:id="16" w:name="_Toc1391878217"/>
      <w:r>
        <w:lastRenderedPageBreak/>
        <w:t>Elektronisk Systemdesign</w:t>
      </w:r>
      <w:bookmarkEnd w:id="16"/>
      <w:r>
        <w:t xml:space="preserve">  </w:t>
      </w:r>
    </w:p>
    <w:p w14:paraId="19140533" w14:textId="0E4DE7E3" w:rsidR="00974E27" w:rsidRDefault="00974E27" w:rsidP="00974E27">
      <w:pPr>
        <w:pStyle w:val="Overskrift3"/>
      </w:pPr>
      <w:bookmarkStart w:id="17" w:name="_Toc953863188"/>
      <w:r>
        <w:t>System arkitektur</w:t>
      </w:r>
      <w:bookmarkEnd w:id="17"/>
    </w:p>
    <w:p w14:paraId="42E879BA" w14:textId="77777777" w:rsidR="002E665E" w:rsidRPr="002E665E" w:rsidRDefault="002E665E" w:rsidP="002E665E">
      <w:pPr>
        <w:keepNext/>
        <w:rPr>
          <w:color w:val="EE0000"/>
        </w:rPr>
      </w:pPr>
      <w:r w:rsidRPr="002E665E">
        <w:rPr>
          <w:b/>
          <w:bCs/>
          <w:color w:val="EE0000"/>
        </w:rPr>
        <w:t>Formål:</w:t>
      </w:r>
      <w:r w:rsidRPr="002E665E">
        <w:rPr>
          <w:color w:val="EE0000"/>
        </w:rPr>
        <w:t xml:space="preserve"> Visualisere og forklare hvordan systemet er strukturert og hvordan data/prosessflyt foregår.</w:t>
      </w:r>
    </w:p>
    <w:p w14:paraId="6B929D70" w14:textId="77777777" w:rsidR="002E665E" w:rsidRPr="002E665E" w:rsidRDefault="002E665E" w:rsidP="002E665E">
      <w:pPr>
        <w:keepNext/>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72AEB125" w14:textId="77777777" w:rsidR="002E665E" w:rsidRPr="002E665E" w:rsidRDefault="002E665E" w:rsidP="00133E2C">
      <w:pPr>
        <w:keepNext/>
        <w:numPr>
          <w:ilvl w:val="0"/>
          <w:numId w:val="17"/>
        </w:numPr>
        <w:rPr>
          <w:color w:val="EE0000"/>
        </w:rPr>
      </w:pPr>
      <w:r w:rsidRPr="002E665E">
        <w:rPr>
          <w:color w:val="EE0000"/>
        </w:rPr>
        <w:t>Bruk blokkskjema som viser komponentene og hvordan de er koblet sammen.</w:t>
      </w:r>
    </w:p>
    <w:p w14:paraId="32CEC22B" w14:textId="77777777" w:rsidR="002E665E" w:rsidRPr="002E665E" w:rsidRDefault="002E665E" w:rsidP="00133E2C">
      <w:pPr>
        <w:keepNext/>
        <w:numPr>
          <w:ilvl w:val="0"/>
          <w:numId w:val="17"/>
        </w:numPr>
        <w:rPr>
          <w:color w:val="EE0000"/>
        </w:rPr>
      </w:pPr>
      <w:r w:rsidRPr="002E665E">
        <w:rPr>
          <w:color w:val="EE0000"/>
        </w:rPr>
        <w:t>Forklar dataflyt og signalretning (sensor → MCU → lagring/skjerm).</w:t>
      </w:r>
    </w:p>
    <w:p w14:paraId="40FBAA7C" w14:textId="77777777" w:rsidR="002E665E" w:rsidRPr="002E665E" w:rsidRDefault="002E665E" w:rsidP="00133E2C">
      <w:pPr>
        <w:keepNext/>
        <w:numPr>
          <w:ilvl w:val="0"/>
          <w:numId w:val="17"/>
        </w:numPr>
        <w:rPr>
          <w:color w:val="EE0000"/>
        </w:rPr>
      </w:pPr>
      <w:r w:rsidRPr="002E665E">
        <w:rPr>
          <w:color w:val="EE0000"/>
        </w:rPr>
        <w:t>Vis evt. strømflyt, kommunikasjon, og styring.</w:t>
      </w:r>
    </w:p>
    <w:p w14:paraId="63776054" w14:textId="1EB7755B" w:rsidR="00974E27" w:rsidRPr="002E665E" w:rsidRDefault="002E665E" w:rsidP="00974E27">
      <w:pPr>
        <w:keepNext/>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"Sensoren sender et analogt signal til ESP32, som digitaliserer det og sender det via </w:t>
      </w:r>
      <w:proofErr w:type="spellStart"/>
      <w:r w:rsidRPr="002E665E">
        <w:rPr>
          <w:i/>
          <w:iCs/>
          <w:color w:val="EE0000"/>
        </w:rPr>
        <w:t>Wi-Fi</w:t>
      </w:r>
      <w:proofErr w:type="spellEnd"/>
      <w:r w:rsidRPr="002E665E">
        <w:rPr>
          <w:i/>
          <w:iCs/>
          <w:color w:val="EE0000"/>
        </w:rPr>
        <w:t xml:space="preserve"> til en lokal database."</w:t>
      </w:r>
    </w:p>
    <w:p w14:paraId="301836A4" w14:textId="45D0CB34" w:rsidR="00974E27" w:rsidRDefault="00974E27" w:rsidP="00974E27">
      <w:pPr>
        <w:pStyle w:val="Overskrift3"/>
      </w:pPr>
      <w:bookmarkStart w:id="18" w:name="_Toc138419298"/>
      <w:r>
        <w:t>Kretsdiagram</w:t>
      </w:r>
      <w:bookmarkEnd w:id="18"/>
      <w:r>
        <w:t xml:space="preserve"> </w:t>
      </w:r>
    </w:p>
    <w:p w14:paraId="5B4DE60A" w14:textId="056A3590" w:rsidR="00C25E27" w:rsidRDefault="2D9CB9F0" w:rsidP="00C25E27">
      <w:pPr>
        <w:keepNext/>
      </w:pPr>
      <w:r>
        <w:rPr>
          <w:noProof/>
        </w:rPr>
        <w:drawing>
          <wp:inline distT="0" distB="0" distL="0" distR="0" wp14:anchorId="092C7377" wp14:editId="0325D15F">
            <wp:extent cx="5943600" cy="3781425"/>
            <wp:effectExtent l="0" t="0" r="0" b="0"/>
            <wp:docPr id="5165774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7747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inline>
        </w:drawing>
      </w:r>
    </w:p>
    <w:p w14:paraId="082CB095" w14:textId="250F17C3" w:rsidR="3E68D92C" w:rsidRDefault="00C25E27" w:rsidP="00C25E27">
      <w:pPr>
        <w:pStyle w:val="Bildetekst"/>
        <w:jc w:val="center"/>
      </w:pPr>
      <w:r>
        <w:t xml:space="preserve">Figur </w:t>
      </w:r>
      <w:r>
        <w:fldChar w:fldCharType="begin"/>
      </w:r>
      <w:r>
        <w:instrText>SEQ Figur \* ARABIC</w:instrText>
      </w:r>
      <w:r>
        <w:fldChar w:fldCharType="separate"/>
      </w:r>
      <w:r>
        <w:fldChar w:fldCharType="end"/>
      </w:r>
      <w:r>
        <w:t>: Tenkt kobling av Pomodoro</w:t>
      </w:r>
    </w:p>
    <w:p w14:paraId="262CDEBC" w14:textId="77777777" w:rsidR="002E665E" w:rsidRPr="002E665E" w:rsidRDefault="002E665E" w:rsidP="002E665E">
      <w:pPr>
        <w:keepNext/>
        <w:rPr>
          <w:color w:val="EE0000"/>
        </w:rPr>
      </w:pPr>
      <w:r w:rsidRPr="002E665E">
        <w:rPr>
          <w:b/>
          <w:bCs/>
          <w:color w:val="EE0000"/>
        </w:rPr>
        <w:t>Formål:</w:t>
      </w:r>
      <w:r w:rsidRPr="002E665E">
        <w:rPr>
          <w:color w:val="EE0000"/>
        </w:rPr>
        <w:t xml:space="preserve"> Vise hvordan komponentene er elektrisk koblet sammen.</w:t>
      </w:r>
    </w:p>
    <w:p w14:paraId="2269997B" w14:textId="77777777" w:rsidR="002E665E" w:rsidRPr="002E665E" w:rsidRDefault="002E665E" w:rsidP="002E665E">
      <w:pPr>
        <w:keepNext/>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4831CC97" w14:textId="77777777" w:rsidR="002E665E" w:rsidRPr="002E665E" w:rsidRDefault="002E665E" w:rsidP="00133E2C">
      <w:pPr>
        <w:keepNext/>
        <w:numPr>
          <w:ilvl w:val="0"/>
          <w:numId w:val="18"/>
        </w:numPr>
        <w:rPr>
          <w:color w:val="EE0000"/>
        </w:rPr>
      </w:pPr>
      <w:r w:rsidRPr="002E665E">
        <w:rPr>
          <w:color w:val="EE0000"/>
        </w:rPr>
        <w:t xml:space="preserve">Bruk </w:t>
      </w:r>
      <w:proofErr w:type="spellStart"/>
      <w:r w:rsidRPr="002E665E">
        <w:rPr>
          <w:color w:val="EE0000"/>
        </w:rPr>
        <w:t>Fritzing</w:t>
      </w:r>
      <w:proofErr w:type="spellEnd"/>
      <w:r w:rsidRPr="002E665E">
        <w:rPr>
          <w:color w:val="EE0000"/>
        </w:rPr>
        <w:t xml:space="preserve">, </w:t>
      </w:r>
      <w:proofErr w:type="spellStart"/>
      <w:r w:rsidRPr="002E665E">
        <w:rPr>
          <w:color w:val="EE0000"/>
        </w:rPr>
        <w:t>KiCad</w:t>
      </w:r>
      <w:proofErr w:type="spellEnd"/>
      <w:r w:rsidRPr="002E665E">
        <w:rPr>
          <w:color w:val="EE0000"/>
        </w:rPr>
        <w:t xml:space="preserve">, </w:t>
      </w:r>
      <w:proofErr w:type="spellStart"/>
      <w:r w:rsidRPr="002E665E">
        <w:rPr>
          <w:color w:val="EE0000"/>
        </w:rPr>
        <w:t>EasyEDA</w:t>
      </w:r>
      <w:proofErr w:type="spellEnd"/>
      <w:r w:rsidRPr="002E665E">
        <w:rPr>
          <w:color w:val="EE0000"/>
        </w:rPr>
        <w:t xml:space="preserve"> eller annen tegneverktøy.</w:t>
      </w:r>
    </w:p>
    <w:p w14:paraId="39828C94" w14:textId="77777777" w:rsidR="002E665E" w:rsidRPr="002E665E" w:rsidRDefault="002E665E" w:rsidP="00133E2C">
      <w:pPr>
        <w:keepNext/>
        <w:numPr>
          <w:ilvl w:val="0"/>
          <w:numId w:val="18"/>
        </w:numPr>
        <w:rPr>
          <w:color w:val="EE0000"/>
        </w:rPr>
      </w:pPr>
      <w:r w:rsidRPr="002E665E">
        <w:rPr>
          <w:color w:val="EE0000"/>
        </w:rPr>
        <w:t>Husk riktige koblinger: strømforsyning, jord, signalpinner, pull-up motstander.</w:t>
      </w:r>
    </w:p>
    <w:p w14:paraId="6057EDCB" w14:textId="77777777" w:rsidR="002E665E" w:rsidRPr="002E665E" w:rsidRDefault="002E665E" w:rsidP="00133E2C">
      <w:pPr>
        <w:keepNext/>
        <w:numPr>
          <w:ilvl w:val="0"/>
          <w:numId w:val="18"/>
        </w:numPr>
        <w:rPr>
          <w:color w:val="EE0000"/>
        </w:rPr>
      </w:pPr>
      <w:r w:rsidRPr="002E665E">
        <w:rPr>
          <w:color w:val="EE0000"/>
        </w:rPr>
        <w:t>Forklar spesielle valg (f.eks. filtrering, beskyttelse).</w:t>
      </w:r>
    </w:p>
    <w:p w14:paraId="0552F908" w14:textId="5B28577C" w:rsidR="00974E27" w:rsidRDefault="002E665E" w:rsidP="002E665E">
      <w:r>
        <w:br w:type="page"/>
      </w:r>
    </w:p>
    <w:p w14:paraId="51081E4B" w14:textId="2378098D" w:rsidR="00974E27" w:rsidRDefault="00974E27" w:rsidP="002E665E">
      <w:pPr>
        <w:pStyle w:val="Overskrift2"/>
      </w:pPr>
      <w:bookmarkStart w:id="19" w:name="_Toc1085769441"/>
      <w:r>
        <w:lastRenderedPageBreak/>
        <w:t>Firmware</w:t>
      </w:r>
      <w:bookmarkEnd w:id="19"/>
      <w:r>
        <w:t xml:space="preserve"> </w:t>
      </w:r>
    </w:p>
    <w:p w14:paraId="71E0C3C2" w14:textId="10636AE2" w:rsidR="00974E27" w:rsidRDefault="00974E27" w:rsidP="00974E27">
      <w:pPr>
        <w:pStyle w:val="Overskrift3"/>
      </w:pPr>
      <w:bookmarkStart w:id="20" w:name="_Toc433925534"/>
      <w:r>
        <w:t>Firmware arkitektur</w:t>
      </w:r>
      <w:bookmarkEnd w:id="20"/>
    </w:p>
    <w:p w14:paraId="7A814BA3" w14:textId="77777777" w:rsidR="004D1FB8" w:rsidRDefault="004D1FB8" w:rsidP="004D1FB8"/>
    <w:p w14:paraId="21EAA7F1" w14:textId="694ACA25" w:rsidR="00B74124" w:rsidRDefault="00B74124" w:rsidP="00B74124">
      <w:r>
        <w:t>Koden er delt opp i t</w:t>
      </w:r>
      <w:r w:rsidR="00D83DD7">
        <w:t>re</w:t>
      </w:r>
      <w:r>
        <w:t xml:space="preserve"> hoveddeler: </w:t>
      </w:r>
      <w:r w:rsidR="00D83DD7">
        <w:t xml:space="preserve">Definering av </w:t>
      </w:r>
      <w:r w:rsidR="00B2081C">
        <w:t xml:space="preserve">variabler, </w:t>
      </w:r>
      <w:r w:rsidR="009F6E4A">
        <w:t xml:space="preserve">menydel og </w:t>
      </w:r>
      <w:r w:rsidR="002B5CA3">
        <w:t>klokkede</w:t>
      </w:r>
      <w:r w:rsidR="00B2081C">
        <w:t>l</w:t>
      </w:r>
      <w:r w:rsidR="002B5CA3">
        <w:t>.</w:t>
      </w:r>
    </w:p>
    <w:p w14:paraId="6EA73184" w14:textId="4861CFA5" w:rsidR="001051F1" w:rsidRPr="001051F1" w:rsidRDefault="001051F1" w:rsidP="00B74124">
      <w:pPr>
        <w:rPr>
          <w:b/>
          <w:bCs/>
          <w:sz w:val="22"/>
          <w:szCs w:val="22"/>
        </w:rPr>
      </w:pPr>
      <w:r w:rsidRPr="001051F1">
        <w:rPr>
          <w:b/>
          <w:bCs/>
          <w:sz w:val="22"/>
          <w:szCs w:val="22"/>
        </w:rPr>
        <w:t>Klokkedel</w:t>
      </w:r>
    </w:p>
    <w:p w14:paraId="74BE2072" w14:textId="09492FC5" w:rsidR="004D1FB8" w:rsidRPr="004D1FB8" w:rsidRDefault="00CF5911" w:rsidP="004D1FB8">
      <w:r>
        <w:rPr>
          <w:noProof/>
        </w:rPr>
        <mc:AlternateContent>
          <mc:Choice Requires="wps">
            <w:drawing>
              <wp:anchor distT="0" distB="0" distL="114300" distR="114300" simplePos="0" relativeHeight="251658244" behindDoc="0" locked="0" layoutInCell="1" allowOverlap="1" wp14:anchorId="33A309AC" wp14:editId="18C4391E">
                <wp:simplePos x="0" y="0"/>
                <wp:positionH relativeFrom="column">
                  <wp:posOffset>1940560</wp:posOffset>
                </wp:positionH>
                <wp:positionV relativeFrom="paragraph">
                  <wp:posOffset>3044190</wp:posOffset>
                </wp:positionV>
                <wp:extent cx="3851910" cy="635"/>
                <wp:effectExtent l="0" t="0" r="0" b="0"/>
                <wp:wrapSquare wrapText="bothSides"/>
                <wp:docPr id="2026575284" name="Tekstboks 1"/>
                <wp:cNvGraphicFramePr/>
                <a:graphic xmlns:a="http://schemas.openxmlformats.org/drawingml/2006/main">
                  <a:graphicData uri="http://schemas.microsoft.com/office/word/2010/wordprocessingShape">
                    <wps:wsp>
                      <wps:cNvSpPr txBox="1"/>
                      <wps:spPr>
                        <a:xfrm>
                          <a:off x="0" y="0"/>
                          <a:ext cx="3851910" cy="635"/>
                        </a:xfrm>
                        <a:prstGeom prst="rect">
                          <a:avLst/>
                        </a:prstGeom>
                        <a:solidFill>
                          <a:prstClr val="white"/>
                        </a:solidFill>
                        <a:ln>
                          <a:noFill/>
                        </a:ln>
                      </wps:spPr>
                      <wps:txbx>
                        <w:txbxContent>
                          <w:p w14:paraId="495470D6" w14:textId="24185BED" w:rsidR="00CF5911" w:rsidRPr="00AC0C00" w:rsidRDefault="00CF5911" w:rsidP="00CF5911">
                            <w:pPr>
                              <w:pStyle w:val="Bildetekst"/>
                            </w:pPr>
                            <w:bookmarkStart w:id="21" w:name="_Ref206760253"/>
                            <w:r>
                              <w:t xml:space="preserve">Figur </w:t>
                            </w:r>
                            <w:fldSimple w:instr=" SEQ Figur \* ARABIC "/>
                            <w:bookmarkEnd w:id="21"/>
                            <w:r>
                              <w:t>:Kode Pomodoro funksjon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3A309AC" id="_x0000_t202" coordsize="21600,21600" o:spt="202" path="m,l,21600r21600,l21600,xe">
                <v:stroke joinstyle="miter"/>
                <v:path gradientshapeok="t" o:connecttype="rect"/>
              </v:shapetype>
              <v:shape id="Tekstboks 1" o:spid="_x0000_s1026" type="#_x0000_t202" style="position:absolute;margin-left:152.8pt;margin-top:239.7pt;width:303.3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" stroked="f">
                <v:textbox style="mso-fit-shape-to-text:t" inset="0,0,0,0">
                  <w:txbxContent>
                    <w:p w14:paraId="495470D6" w14:textId="24185BED" w:rsidR="00CF5911" w:rsidRPr="00AC0C00" w:rsidRDefault="00CF5911" w:rsidP="00CF5911">
                      <w:pPr>
                        <w:pStyle w:val="Bildetekst"/>
                      </w:pPr>
                      <w:bookmarkStart w:id="22" w:name="_Ref206760253"/>
                      <w:r>
                        <w:t xml:space="preserve">Figur </w:t>
                      </w:r>
                      <w:fldSimple w:instr=" SEQ Figur \* ARABIC "/>
                      <w:bookmarkEnd w:id="22"/>
                      <w:r>
                        <w:t>:Kode Pomodoro funksjon</w:t>
                      </w:r>
                    </w:p>
                  </w:txbxContent>
                </v:textbox>
                <w10:wrap type="square"/>
              </v:shape>
            </w:pict>
          </mc:Fallback>
        </mc:AlternateContent>
      </w:r>
      <w:r w:rsidRPr="00CF5911">
        <w:rPr>
          <w:noProof/>
        </w:rPr>
        <w:drawing>
          <wp:anchor distT="0" distB="0" distL="114300" distR="114300" simplePos="0" relativeHeight="251658243" behindDoc="0" locked="0" layoutInCell="1" allowOverlap="1" wp14:anchorId="15BC1C81" wp14:editId="604B5FF5">
            <wp:simplePos x="0" y="0"/>
            <wp:positionH relativeFrom="column">
              <wp:posOffset>1940560</wp:posOffset>
            </wp:positionH>
            <wp:positionV relativeFrom="paragraph">
              <wp:posOffset>426720</wp:posOffset>
            </wp:positionV>
            <wp:extent cx="3851910" cy="2560320"/>
            <wp:effectExtent l="0" t="0" r="0" b="0"/>
            <wp:wrapSquare wrapText="bothSides"/>
            <wp:docPr id="1141361953"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61953" name="Bilde 1" descr="Et bilde som inneholder tekst, skjermbilde, Font, nummer&#10;&#10;KI-generert innhold kan være feil."/>
                    <pic:cNvPicPr/>
                  </pic:nvPicPr>
                  <pic:blipFill>
                    <a:blip r:embed="rId37">
                      <a:extLst>
                        <a:ext uri="{28A0092B-C50C-407E-A947-70E740481C1C}">
                          <a14:useLocalDpi xmlns:a14="http://schemas.microsoft.com/office/drawing/2010/main" val="0"/>
                        </a:ext>
                      </a:extLst>
                    </a:blip>
                    <a:stretch>
                      <a:fillRect/>
                    </a:stretch>
                  </pic:blipFill>
                  <pic:spPr>
                    <a:xfrm>
                      <a:off x="0" y="0"/>
                      <a:ext cx="3851910" cy="2560320"/>
                    </a:xfrm>
                    <a:prstGeom prst="rect">
                      <a:avLst/>
                    </a:prstGeom>
                  </pic:spPr>
                </pic:pic>
              </a:graphicData>
            </a:graphic>
            <wp14:sizeRelH relativeFrom="page">
              <wp14:pctWidth>0</wp14:pctWidth>
            </wp14:sizeRelH>
            <wp14:sizeRelV relativeFrom="page">
              <wp14:pctHeight>0</wp14:pctHeight>
            </wp14:sizeRelV>
          </wp:anchor>
        </w:drawing>
      </w:r>
      <w:r w:rsidR="008963D1">
        <w:rPr>
          <w:noProof/>
        </w:rPr>
        <mc:AlternateContent>
          <mc:Choice Requires="wps">
            <w:drawing>
              <wp:anchor distT="0" distB="0" distL="114300" distR="114300" simplePos="0" relativeHeight="251658242" behindDoc="0" locked="0" layoutInCell="1" allowOverlap="1" wp14:anchorId="2039D03E" wp14:editId="402674BC">
                <wp:simplePos x="0" y="0"/>
                <wp:positionH relativeFrom="column">
                  <wp:posOffset>0</wp:posOffset>
                </wp:positionH>
                <wp:positionV relativeFrom="paragraph">
                  <wp:posOffset>6605905</wp:posOffset>
                </wp:positionV>
                <wp:extent cx="1790700" cy="635"/>
                <wp:effectExtent l="0" t="0" r="0" b="0"/>
                <wp:wrapSquare wrapText="bothSides"/>
                <wp:docPr id="1885525605" name="Tekstboks 1"/>
                <wp:cNvGraphicFramePr/>
                <a:graphic xmlns:a="http://schemas.openxmlformats.org/drawingml/2006/main">
                  <a:graphicData uri="http://schemas.microsoft.com/office/word/2010/wordprocessingShape">
                    <wps:wsp>
                      <wps:cNvSpPr txBox="1"/>
                      <wps:spPr>
                        <a:xfrm>
                          <a:off x="0" y="0"/>
                          <a:ext cx="1790700" cy="635"/>
                        </a:xfrm>
                        <a:prstGeom prst="rect">
                          <a:avLst/>
                        </a:prstGeom>
                        <a:solidFill>
                          <a:prstClr val="white"/>
                        </a:solidFill>
                        <a:ln>
                          <a:noFill/>
                        </a:ln>
                      </wps:spPr>
                      <wps:txbx>
                        <w:txbxContent>
                          <w:p w14:paraId="06712EF2" w14:textId="45B5A535" w:rsidR="008963D1" w:rsidRPr="00CC1CA1" w:rsidRDefault="008963D1" w:rsidP="008963D1">
                            <w:pPr>
                              <w:pStyle w:val="Bildetekst"/>
                            </w:pPr>
                            <w:bookmarkStart w:id="23" w:name="_Ref206760196"/>
                            <w:bookmarkStart w:id="24" w:name="_Ref206760235"/>
                            <w:r>
                              <w:t>Figur</w:t>
                            </w:r>
                            <w:bookmarkEnd w:id="23"/>
                            <w:r>
                              <w:t xml:space="preserve"> </w:t>
                            </w:r>
                            <w:r w:rsidR="00536C28">
                              <w:t>8</w:t>
                            </w:r>
                            <w:bookmarkEnd w:id="24"/>
                            <w:r>
                              <w:t>: Kode Clock funsksjon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39D03E" id="_x0000_s1027" type="#_x0000_t202" style="position:absolute;margin-left:0;margin-top:520.15pt;width:141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" stroked="f">
                <v:textbox style="mso-fit-shape-to-text:t" inset="0,0,0,0">
                  <w:txbxContent>
                    <w:p w14:paraId="06712EF2" w14:textId="45B5A535" w:rsidR="008963D1" w:rsidRPr="00CC1CA1" w:rsidRDefault="008963D1" w:rsidP="008963D1">
                      <w:pPr>
                        <w:pStyle w:val="Bildetekst"/>
                      </w:pPr>
                      <w:bookmarkStart w:id="25" w:name="_Ref206760196"/>
                      <w:bookmarkStart w:id="26" w:name="_Ref206760235"/>
                      <w:r>
                        <w:t>Figur</w:t>
                      </w:r>
                      <w:bookmarkEnd w:id="25"/>
                      <w:r>
                        <w:t xml:space="preserve"> </w:t>
                      </w:r>
                      <w:r w:rsidR="00536C28">
                        <w:t>8</w:t>
                      </w:r>
                      <w:bookmarkEnd w:id="26"/>
                      <w:r>
                        <w:t>: Kode Clock funsksjon</w:t>
                      </w:r>
                    </w:p>
                  </w:txbxContent>
                </v:textbox>
                <w10:wrap type="square"/>
              </v:shape>
            </w:pict>
          </mc:Fallback>
        </mc:AlternateContent>
      </w:r>
      <w:r w:rsidR="008963D1" w:rsidRPr="008963D1">
        <w:rPr>
          <w:noProof/>
        </w:rPr>
        <w:drawing>
          <wp:anchor distT="0" distB="0" distL="114300" distR="114300" simplePos="0" relativeHeight="251658241" behindDoc="0" locked="0" layoutInCell="1" allowOverlap="1" wp14:anchorId="14135CAA" wp14:editId="7E496808">
            <wp:simplePos x="0" y="0"/>
            <wp:positionH relativeFrom="margin">
              <wp:align>left</wp:align>
            </wp:positionH>
            <wp:positionV relativeFrom="paragraph">
              <wp:posOffset>169870</wp:posOffset>
            </wp:positionV>
            <wp:extent cx="1790700" cy="6379210"/>
            <wp:effectExtent l="0" t="0" r="0" b="2540"/>
            <wp:wrapSquare wrapText="bothSides"/>
            <wp:docPr id="346999602" name="Bilde 1" descr="Et bilde som inneholder teks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99602" name="Bilde 1" descr="Et bilde som inneholder tekst, Font, skjermbilde&#10;&#10;KI-generert innhold kan være feil."/>
                    <pic:cNvPicPr/>
                  </pic:nvPicPr>
                  <pic:blipFill>
                    <a:blip r:embed="rId38">
                      <a:extLst>
                        <a:ext uri="{28A0092B-C50C-407E-A947-70E740481C1C}">
                          <a14:useLocalDpi xmlns:a14="http://schemas.microsoft.com/office/drawing/2010/main" val="0"/>
                        </a:ext>
                      </a:extLst>
                    </a:blip>
                    <a:stretch>
                      <a:fillRect/>
                    </a:stretch>
                  </pic:blipFill>
                  <pic:spPr>
                    <a:xfrm>
                      <a:off x="0" y="0"/>
                      <a:ext cx="1790700" cy="6379210"/>
                    </a:xfrm>
                    <a:prstGeom prst="rect">
                      <a:avLst/>
                    </a:prstGeom>
                  </pic:spPr>
                </pic:pic>
              </a:graphicData>
            </a:graphic>
            <wp14:sizeRelH relativeFrom="page">
              <wp14:pctWidth>0</wp14:pctWidth>
            </wp14:sizeRelH>
            <wp14:sizeRelV relativeFrom="page">
              <wp14:pctHeight>0</wp14:pctHeight>
            </wp14:sizeRelV>
          </wp:anchor>
        </w:drawing>
      </w:r>
      <w:r w:rsidR="002B5CA3">
        <w:t xml:space="preserve">Klokkedelen består av </w:t>
      </w:r>
      <w:r w:rsidR="00532634">
        <w:t xml:space="preserve">to funksjoner </w:t>
      </w:r>
      <w:proofErr w:type="spellStart"/>
      <w:r w:rsidR="004A797C">
        <w:t>Clock</w:t>
      </w:r>
      <w:proofErr w:type="spellEnd"/>
      <w:r w:rsidR="004A797C">
        <w:t xml:space="preserve"> og </w:t>
      </w:r>
      <w:r w:rsidR="00625728">
        <w:t>Pomodoro</w:t>
      </w:r>
    </w:p>
    <w:p w14:paraId="59CF2E5D" w14:textId="3778473B" w:rsidR="008963D1" w:rsidRDefault="008963D1" w:rsidP="004D1FB8"/>
    <w:p w14:paraId="3C2E0E08" w14:textId="283B3068" w:rsidR="008963D1" w:rsidRDefault="008963D1" w:rsidP="004D1FB8"/>
    <w:p w14:paraId="37CA0837" w14:textId="77777777" w:rsidR="008963D1" w:rsidRDefault="008963D1" w:rsidP="004D1FB8"/>
    <w:p w14:paraId="7EA005CA" w14:textId="77777777" w:rsidR="008963D1" w:rsidRDefault="008963D1" w:rsidP="004D1FB8"/>
    <w:p w14:paraId="2E3523D9" w14:textId="77777777" w:rsidR="008963D1" w:rsidRDefault="008963D1" w:rsidP="004D1FB8"/>
    <w:p w14:paraId="52EC3E46" w14:textId="77777777" w:rsidR="008963D1" w:rsidRDefault="008963D1" w:rsidP="004D1FB8"/>
    <w:p w14:paraId="2FB31DC4" w14:textId="77777777" w:rsidR="008963D1" w:rsidRDefault="008963D1" w:rsidP="004D1FB8"/>
    <w:p w14:paraId="10C65318" w14:textId="77777777" w:rsidR="008963D1" w:rsidRDefault="008963D1" w:rsidP="004D1FB8"/>
    <w:p w14:paraId="60402B95" w14:textId="77777777" w:rsidR="008963D1" w:rsidRDefault="008963D1" w:rsidP="004D1FB8"/>
    <w:p w14:paraId="24F7D61E" w14:textId="3BE3C71D" w:rsidR="00B50C7F" w:rsidRPr="004D1FB8" w:rsidRDefault="00B50C7F" w:rsidP="004D1FB8"/>
    <w:p w14:paraId="7D1668D4" w14:textId="77777777" w:rsidR="008963D1" w:rsidRDefault="008963D1" w:rsidP="004D1FB8"/>
    <w:p w14:paraId="632DC662" w14:textId="77777777" w:rsidR="008963D1" w:rsidRDefault="008963D1" w:rsidP="004D1FB8"/>
    <w:p w14:paraId="7216B33E" w14:textId="3965EC29" w:rsidR="008963D1" w:rsidRDefault="00536C28" w:rsidP="004D1FB8">
      <w:r>
        <w:t xml:space="preserve">Som man ser i </w:t>
      </w:r>
      <w:r>
        <w:fldChar w:fldCharType="begin"/>
      </w:r>
      <w:r>
        <w:instrText xml:space="preserve"> REF _Ref206760253 \h </w:instrText>
      </w:r>
      <w:r>
        <w:fldChar w:fldCharType="separate"/>
      </w:r>
      <w:r>
        <w:t xml:space="preserve">Figur </w:t>
      </w:r>
      <w:r>
        <w:rPr>
          <w:noProof/>
        </w:rPr>
        <w:t>7</w:t>
      </w:r>
      <w:r>
        <w:fldChar w:fldCharType="end"/>
      </w:r>
      <w:r>
        <w:t xml:space="preserve"> og </w:t>
      </w:r>
      <w:r>
        <w:fldChar w:fldCharType="begin"/>
      </w:r>
      <w:r>
        <w:instrText xml:space="preserve"> REF _Ref206760235 \h </w:instrText>
      </w:r>
      <w:r>
        <w:fldChar w:fldCharType="separate"/>
      </w:r>
      <w:r>
        <w:t>Figur 8</w:t>
      </w:r>
      <w:r>
        <w:fldChar w:fldCharType="end"/>
      </w:r>
      <w:r>
        <w:t xml:space="preserve"> er </w:t>
      </w:r>
      <w:proofErr w:type="spellStart"/>
      <w:r w:rsidR="00B64402">
        <w:t>Clock</w:t>
      </w:r>
      <w:proofErr w:type="spellEnd"/>
      <w:r w:rsidR="00B64402">
        <w:t xml:space="preserve"> </w:t>
      </w:r>
      <w:proofErr w:type="spellStart"/>
      <w:r w:rsidR="00B64402">
        <w:t>funskjonen</w:t>
      </w:r>
      <w:proofErr w:type="spellEnd"/>
      <w:r w:rsidR="00B64402">
        <w:t xml:space="preserve"> i grunn, også bygger Pomodoro </w:t>
      </w:r>
      <w:proofErr w:type="spellStart"/>
      <w:r w:rsidR="00B64402">
        <w:t>funskjonen</w:t>
      </w:r>
      <w:proofErr w:type="spellEnd"/>
      <w:r w:rsidR="00B64402">
        <w:t xml:space="preserve"> på denne</w:t>
      </w:r>
      <w:r w:rsidR="002F6C0F">
        <w:t>.</w:t>
      </w:r>
    </w:p>
    <w:p w14:paraId="026F2FD6" w14:textId="77777777" w:rsidR="00A67493" w:rsidRDefault="00A67493" w:rsidP="004D1FB8">
      <w:pPr>
        <w:rPr>
          <w:b/>
          <w:bCs/>
          <w:sz w:val="22"/>
          <w:szCs w:val="22"/>
        </w:rPr>
      </w:pPr>
    </w:p>
    <w:p w14:paraId="26141AD6" w14:textId="6E755515" w:rsidR="002F6C0F" w:rsidRPr="00A67493" w:rsidRDefault="006C5300" w:rsidP="004D1FB8">
      <w:pPr>
        <w:rPr>
          <w:b/>
        </w:rPr>
      </w:pPr>
      <w:proofErr w:type="spellStart"/>
      <w:r w:rsidRPr="00A67493">
        <w:rPr>
          <w:b/>
        </w:rPr>
        <w:t>Clock</w:t>
      </w:r>
      <w:proofErr w:type="spellEnd"/>
      <w:r w:rsidRPr="00A67493">
        <w:rPr>
          <w:b/>
        </w:rPr>
        <w:t xml:space="preserve"> </w:t>
      </w:r>
      <w:proofErr w:type="spellStart"/>
      <w:r w:rsidRPr="00A67493">
        <w:rPr>
          <w:b/>
        </w:rPr>
        <w:t>funskjonen</w:t>
      </w:r>
      <w:proofErr w:type="spellEnd"/>
    </w:p>
    <w:p w14:paraId="4B3A529B" w14:textId="59389B34" w:rsidR="005D5365" w:rsidRPr="000466B8" w:rsidRDefault="000466B8" w:rsidP="004D1FB8">
      <w:pPr>
        <w:rPr>
          <w:sz w:val="22"/>
          <w:szCs w:val="22"/>
        </w:rPr>
      </w:pPr>
      <w:proofErr w:type="spellStart"/>
      <w:r w:rsidRPr="000466B8">
        <w:rPr>
          <w:sz w:val="22"/>
          <w:szCs w:val="22"/>
        </w:rPr>
        <w:t>Clock</w:t>
      </w:r>
      <w:proofErr w:type="spellEnd"/>
      <w:r w:rsidR="003D2C11">
        <w:rPr>
          <w:sz w:val="22"/>
          <w:szCs w:val="22"/>
        </w:rPr>
        <w:t xml:space="preserve">, se </w:t>
      </w:r>
      <w:r w:rsidR="003D2C11">
        <w:rPr>
          <w:sz w:val="22"/>
          <w:szCs w:val="22"/>
        </w:rPr>
        <w:fldChar w:fldCharType="begin"/>
      </w:r>
      <w:r w:rsidR="003D2C11">
        <w:rPr>
          <w:sz w:val="22"/>
          <w:szCs w:val="22"/>
        </w:rPr>
        <w:instrText xml:space="preserve"> REF _Ref206760235 \h </w:instrText>
      </w:r>
      <w:r w:rsidR="003D2C11">
        <w:rPr>
          <w:sz w:val="22"/>
          <w:szCs w:val="22"/>
        </w:rPr>
      </w:r>
      <w:r w:rsidR="003D2C11">
        <w:rPr>
          <w:sz w:val="22"/>
          <w:szCs w:val="22"/>
        </w:rPr>
        <w:fldChar w:fldCharType="separate"/>
      </w:r>
      <w:r w:rsidR="003D2C11">
        <w:t>Figur 8</w:t>
      </w:r>
      <w:r w:rsidR="003D2C11">
        <w:rPr>
          <w:sz w:val="22"/>
          <w:szCs w:val="22"/>
        </w:rPr>
        <w:fldChar w:fldCharType="end"/>
      </w:r>
      <w:r w:rsidR="003D2C11">
        <w:rPr>
          <w:sz w:val="22"/>
          <w:szCs w:val="22"/>
        </w:rPr>
        <w:t>,</w:t>
      </w:r>
      <w:r>
        <w:rPr>
          <w:sz w:val="22"/>
          <w:szCs w:val="22"/>
        </w:rPr>
        <w:t xml:space="preserve"> er </w:t>
      </w:r>
      <w:r w:rsidR="009C4D00">
        <w:rPr>
          <w:sz w:val="22"/>
          <w:szCs w:val="22"/>
        </w:rPr>
        <w:t xml:space="preserve">hovedfunksjonen til nedtellingsdelen av systemet. Den tar inn </w:t>
      </w:r>
      <w:r w:rsidR="0074535A">
        <w:rPr>
          <w:sz w:val="22"/>
          <w:szCs w:val="22"/>
        </w:rPr>
        <w:t>en</w:t>
      </w:r>
      <w:r w:rsidR="009C4D00">
        <w:rPr>
          <w:sz w:val="22"/>
          <w:szCs w:val="22"/>
        </w:rPr>
        <w:t xml:space="preserve"> </w:t>
      </w:r>
      <w:proofErr w:type="spellStart"/>
      <w:r w:rsidR="009C4D00">
        <w:rPr>
          <w:sz w:val="22"/>
          <w:szCs w:val="22"/>
        </w:rPr>
        <w:t>integer</w:t>
      </w:r>
      <w:proofErr w:type="spellEnd"/>
      <w:r w:rsidR="007E3C9A">
        <w:rPr>
          <w:sz w:val="22"/>
          <w:szCs w:val="22"/>
        </w:rPr>
        <w:t xml:space="preserve"> </w:t>
      </w:r>
      <w:r w:rsidR="00DC6E42">
        <w:rPr>
          <w:sz w:val="22"/>
          <w:szCs w:val="22"/>
        </w:rPr>
        <w:t>«</w:t>
      </w:r>
      <w:r w:rsidR="007E3C9A">
        <w:rPr>
          <w:sz w:val="22"/>
          <w:szCs w:val="22"/>
        </w:rPr>
        <w:t>time</w:t>
      </w:r>
      <w:r w:rsidR="00DC6E42">
        <w:rPr>
          <w:sz w:val="22"/>
          <w:szCs w:val="22"/>
        </w:rPr>
        <w:t>»</w:t>
      </w:r>
      <w:r w:rsidR="007E3C9A">
        <w:rPr>
          <w:sz w:val="22"/>
          <w:szCs w:val="22"/>
        </w:rPr>
        <w:t xml:space="preserve"> </w:t>
      </w:r>
      <w:r w:rsidR="00622041">
        <w:rPr>
          <w:sz w:val="22"/>
          <w:szCs w:val="22"/>
        </w:rPr>
        <w:t xml:space="preserve">som </w:t>
      </w:r>
      <w:r w:rsidR="003D3FE3">
        <w:rPr>
          <w:sz w:val="22"/>
          <w:szCs w:val="22"/>
        </w:rPr>
        <w:t xml:space="preserve">beskriver hvor lenge </w:t>
      </w:r>
      <w:r w:rsidR="007133E2">
        <w:rPr>
          <w:sz w:val="22"/>
          <w:szCs w:val="22"/>
        </w:rPr>
        <w:t xml:space="preserve">brukeren vil at </w:t>
      </w:r>
      <w:r w:rsidR="001D56E1">
        <w:rPr>
          <w:sz w:val="22"/>
          <w:szCs w:val="22"/>
        </w:rPr>
        <w:t>klokken skal gå.</w:t>
      </w:r>
      <w:r w:rsidR="00BA720B">
        <w:rPr>
          <w:sz w:val="22"/>
          <w:szCs w:val="22"/>
        </w:rPr>
        <w:t xml:space="preserve"> </w:t>
      </w:r>
      <w:proofErr w:type="spellStart"/>
      <w:r w:rsidR="001D56E1">
        <w:rPr>
          <w:sz w:val="22"/>
          <w:szCs w:val="22"/>
        </w:rPr>
        <w:t>Clock</w:t>
      </w:r>
      <w:proofErr w:type="spellEnd"/>
      <w:r w:rsidR="001D56E1">
        <w:rPr>
          <w:sz w:val="22"/>
          <w:szCs w:val="22"/>
        </w:rPr>
        <w:t xml:space="preserve"> definerer deretter en variabel til</w:t>
      </w:r>
      <w:r w:rsidR="00824B31">
        <w:rPr>
          <w:sz w:val="22"/>
          <w:szCs w:val="22"/>
        </w:rPr>
        <w:t>,</w:t>
      </w:r>
      <w:r w:rsidR="001D56E1">
        <w:rPr>
          <w:sz w:val="22"/>
          <w:szCs w:val="22"/>
        </w:rPr>
        <w:t xml:space="preserve"> </w:t>
      </w:r>
      <w:r w:rsidR="00F3675C">
        <w:rPr>
          <w:sz w:val="22"/>
          <w:szCs w:val="22"/>
        </w:rPr>
        <w:t>«</w:t>
      </w:r>
      <w:r w:rsidR="00D01675">
        <w:rPr>
          <w:sz w:val="22"/>
          <w:szCs w:val="22"/>
        </w:rPr>
        <w:t>time2</w:t>
      </w:r>
      <w:r w:rsidR="00F3675C">
        <w:rPr>
          <w:sz w:val="22"/>
          <w:szCs w:val="22"/>
        </w:rPr>
        <w:t>»</w:t>
      </w:r>
      <w:r w:rsidR="0074535A">
        <w:rPr>
          <w:sz w:val="22"/>
          <w:szCs w:val="22"/>
        </w:rPr>
        <w:t>,</w:t>
      </w:r>
      <w:r w:rsidR="00D01675">
        <w:rPr>
          <w:sz w:val="22"/>
          <w:szCs w:val="22"/>
        </w:rPr>
        <w:t xml:space="preserve"> også </w:t>
      </w:r>
      <w:proofErr w:type="spellStart"/>
      <w:r w:rsidR="00D01675">
        <w:rPr>
          <w:sz w:val="22"/>
          <w:szCs w:val="22"/>
        </w:rPr>
        <w:t>integer</w:t>
      </w:r>
      <w:proofErr w:type="spellEnd"/>
      <w:r w:rsidR="0074535A">
        <w:rPr>
          <w:sz w:val="22"/>
          <w:szCs w:val="22"/>
        </w:rPr>
        <w:t>,</w:t>
      </w:r>
      <w:r w:rsidR="00D01675">
        <w:rPr>
          <w:sz w:val="22"/>
          <w:szCs w:val="22"/>
        </w:rPr>
        <w:t xml:space="preserve"> som </w:t>
      </w:r>
      <w:proofErr w:type="spellStart"/>
      <w:r w:rsidR="00D01675">
        <w:rPr>
          <w:sz w:val="22"/>
          <w:szCs w:val="22"/>
        </w:rPr>
        <w:t>Clock</w:t>
      </w:r>
      <w:proofErr w:type="spellEnd"/>
      <w:r w:rsidR="00D01675">
        <w:rPr>
          <w:sz w:val="22"/>
          <w:szCs w:val="22"/>
        </w:rPr>
        <w:t xml:space="preserve"> bruker </w:t>
      </w:r>
      <w:r w:rsidR="00F52944">
        <w:rPr>
          <w:sz w:val="22"/>
          <w:szCs w:val="22"/>
        </w:rPr>
        <w:t xml:space="preserve">til </w:t>
      </w:r>
      <w:r w:rsidR="00DC6E42">
        <w:rPr>
          <w:sz w:val="22"/>
          <w:szCs w:val="22"/>
        </w:rPr>
        <w:t>å bestemme om</w:t>
      </w:r>
      <w:r w:rsidR="007D28A3">
        <w:rPr>
          <w:sz w:val="22"/>
          <w:szCs w:val="22"/>
        </w:rPr>
        <w:t xml:space="preserve"> </w:t>
      </w:r>
      <w:r w:rsidR="005D5365">
        <w:rPr>
          <w:sz w:val="22"/>
          <w:szCs w:val="22"/>
        </w:rPr>
        <w:t>LED-diodene</w:t>
      </w:r>
      <w:r w:rsidR="00DC6E42">
        <w:rPr>
          <w:sz w:val="22"/>
          <w:szCs w:val="22"/>
        </w:rPr>
        <w:t xml:space="preserve"> skal lyse eller ikke</w:t>
      </w:r>
      <w:r w:rsidR="005D5365">
        <w:rPr>
          <w:sz w:val="22"/>
          <w:szCs w:val="22"/>
        </w:rPr>
        <w:t>.</w:t>
      </w:r>
      <w:r w:rsidR="00DC6E42">
        <w:rPr>
          <w:sz w:val="22"/>
          <w:szCs w:val="22"/>
        </w:rPr>
        <w:t xml:space="preserve"> Dette gjøres i en</w:t>
      </w:r>
      <w:r w:rsidR="005D5365">
        <w:rPr>
          <w:sz w:val="22"/>
          <w:szCs w:val="22"/>
        </w:rPr>
        <w:t xml:space="preserve"> for-løkke</w:t>
      </w:r>
      <w:r w:rsidR="00A569B0">
        <w:rPr>
          <w:sz w:val="22"/>
          <w:szCs w:val="22"/>
        </w:rPr>
        <w:t xml:space="preserve"> som kjøres </w:t>
      </w:r>
      <w:r w:rsidR="00DC6E42">
        <w:rPr>
          <w:sz w:val="22"/>
          <w:szCs w:val="22"/>
        </w:rPr>
        <w:t>«</w:t>
      </w:r>
      <w:r w:rsidR="00E030C6">
        <w:rPr>
          <w:sz w:val="22"/>
          <w:szCs w:val="22"/>
        </w:rPr>
        <w:t>time</w:t>
      </w:r>
      <w:r w:rsidR="00DC6E42">
        <w:rPr>
          <w:sz w:val="22"/>
          <w:szCs w:val="22"/>
        </w:rPr>
        <w:t>»</w:t>
      </w:r>
      <w:r w:rsidR="00E030C6">
        <w:rPr>
          <w:sz w:val="22"/>
          <w:szCs w:val="22"/>
        </w:rPr>
        <w:t xml:space="preserve"> antall ganger. I denne skrives </w:t>
      </w:r>
      <w:r w:rsidR="00587A91">
        <w:rPr>
          <w:sz w:val="22"/>
          <w:szCs w:val="22"/>
        </w:rPr>
        <w:t>ut</w:t>
      </w:r>
      <w:r w:rsidR="00E030C6">
        <w:rPr>
          <w:sz w:val="22"/>
          <w:szCs w:val="22"/>
        </w:rPr>
        <w:t xml:space="preserve"> </w:t>
      </w:r>
      <w:r w:rsidR="00844ED7">
        <w:rPr>
          <w:sz w:val="22"/>
          <w:szCs w:val="22"/>
        </w:rPr>
        <w:t xml:space="preserve">hvor lang tid som er igjen til LCD-skjermen </w:t>
      </w:r>
      <w:r w:rsidR="006A2E7C">
        <w:rPr>
          <w:sz w:val="22"/>
          <w:szCs w:val="22"/>
        </w:rPr>
        <w:t xml:space="preserve">før </w:t>
      </w:r>
      <w:r w:rsidR="005E0075">
        <w:rPr>
          <w:sz w:val="22"/>
          <w:szCs w:val="22"/>
        </w:rPr>
        <w:t>koden sammenlik</w:t>
      </w:r>
      <w:r w:rsidR="000E7048">
        <w:rPr>
          <w:sz w:val="22"/>
          <w:szCs w:val="22"/>
        </w:rPr>
        <w:t xml:space="preserve">ner </w:t>
      </w:r>
      <w:r w:rsidR="00A6487A">
        <w:rPr>
          <w:sz w:val="22"/>
          <w:szCs w:val="22"/>
        </w:rPr>
        <w:t>forholdet</w:t>
      </w:r>
      <w:r w:rsidR="009959A4">
        <w:rPr>
          <w:sz w:val="22"/>
          <w:szCs w:val="22"/>
        </w:rPr>
        <w:t xml:space="preserve"> </w:t>
      </w:r>
      <w:r w:rsidR="00407616">
        <w:rPr>
          <w:sz w:val="22"/>
          <w:szCs w:val="22"/>
        </w:rPr>
        <w:t>mellom «time» og «time2»</w:t>
      </w:r>
      <w:r w:rsidR="00A37EB9">
        <w:rPr>
          <w:sz w:val="22"/>
          <w:szCs w:val="22"/>
        </w:rPr>
        <w:t xml:space="preserve">. </w:t>
      </w:r>
      <w:r w:rsidR="00174CF5">
        <w:rPr>
          <w:sz w:val="22"/>
          <w:szCs w:val="22"/>
        </w:rPr>
        <w:t xml:space="preserve">Hver LED-diode har sin egen </w:t>
      </w:r>
      <w:r w:rsidR="00E82F6A">
        <w:rPr>
          <w:sz w:val="22"/>
          <w:szCs w:val="22"/>
        </w:rPr>
        <w:t>if-</w:t>
      </w:r>
      <w:proofErr w:type="spellStart"/>
      <w:r w:rsidR="00E82F6A">
        <w:rPr>
          <w:sz w:val="22"/>
          <w:szCs w:val="22"/>
        </w:rPr>
        <w:t>else</w:t>
      </w:r>
      <w:proofErr w:type="spellEnd"/>
      <w:r w:rsidR="00E82F6A">
        <w:rPr>
          <w:sz w:val="22"/>
          <w:szCs w:val="22"/>
        </w:rPr>
        <w:t xml:space="preserve"> </w:t>
      </w:r>
      <w:r w:rsidR="002C7944">
        <w:rPr>
          <w:sz w:val="22"/>
          <w:szCs w:val="22"/>
        </w:rPr>
        <w:t xml:space="preserve">test hvor lyset slukker hvis «time2» er under prosentgrensene satt i </w:t>
      </w:r>
      <w:r w:rsidR="00CF151F">
        <w:rPr>
          <w:sz w:val="22"/>
          <w:szCs w:val="22"/>
        </w:rPr>
        <w:fldChar w:fldCharType="begin"/>
      </w:r>
      <w:r w:rsidR="00CF151F">
        <w:rPr>
          <w:sz w:val="22"/>
          <w:szCs w:val="22"/>
        </w:rPr>
        <w:instrText xml:space="preserve"> REF _Ref206757315 \h </w:instrText>
      </w:r>
      <w:r w:rsidR="00CF151F">
        <w:rPr>
          <w:sz w:val="22"/>
          <w:szCs w:val="22"/>
        </w:rPr>
      </w:r>
      <w:r w:rsidR="00CF151F">
        <w:rPr>
          <w:sz w:val="22"/>
          <w:szCs w:val="22"/>
        </w:rPr>
        <w:fldChar w:fldCharType="separate"/>
      </w:r>
      <w:r w:rsidR="00CF151F">
        <w:t xml:space="preserve">Figur </w:t>
      </w:r>
      <w:r w:rsidR="00CF151F">
        <w:rPr>
          <w:noProof/>
        </w:rPr>
        <w:t>5</w:t>
      </w:r>
      <w:r w:rsidR="00CF151F">
        <w:rPr>
          <w:sz w:val="22"/>
          <w:szCs w:val="22"/>
        </w:rPr>
        <w:fldChar w:fldCharType="end"/>
      </w:r>
      <w:r w:rsidR="0099264D">
        <w:rPr>
          <w:sz w:val="22"/>
          <w:szCs w:val="22"/>
        </w:rPr>
        <w:t xml:space="preserve"> </w:t>
      </w:r>
      <w:r w:rsidR="00693C9B">
        <w:rPr>
          <w:sz w:val="22"/>
          <w:szCs w:val="22"/>
        </w:rPr>
        <w:t xml:space="preserve">av </w:t>
      </w:r>
      <w:r w:rsidR="009A1514">
        <w:rPr>
          <w:sz w:val="22"/>
          <w:szCs w:val="22"/>
        </w:rPr>
        <w:t>«time». Etter disse testene</w:t>
      </w:r>
      <w:r w:rsidR="00A37EB9">
        <w:rPr>
          <w:sz w:val="22"/>
          <w:szCs w:val="22"/>
        </w:rPr>
        <w:t xml:space="preserve"> trekkes </w:t>
      </w:r>
      <w:r w:rsidR="009A1514">
        <w:rPr>
          <w:sz w:val="22"/>
          <w:szCs w:val="22"/>
        </w:rPr>
        <w:t>det</w:t>
      </w:r>
      <w:r w:rsidR="00A37EB9">
        <w:rPr>
          <w:sz w:val="22"/>
          <w:szCs w:val="22"/>
        </w:rPr>
        <w:t xml:space="preserve"> fra 1 fra «time2»</w:t>
      </w:r>
      <w:r w:rsidR="000C6B7D">
        <w:rPr>
          <w:sz w:val="22"/>
          <w:szCs w:val="22"/>
        </w:rPr>
        <w:t>, koden venter 1 sekund</w:t>
      </w:r>
      <w:r w:rsidR="00A37EB9">
        <w:rPr>
          <w:sz w:val="22"/>
          <w:szCs w:val="22"/>
        </w:rPr>
        <w:t xml:space="preserve"> </w:t>
      </w:r>
      <w:r w:rsidR="009A1514">
        <w:rPr>
          <w:sz w:val="22"/>
          <w:szCs w:val="22"/>
        </w:rPr>
        <w:t xml:space="preserve">og </w:t>
      </w:r>
      <w:r w:rsidR="000C6B7D">
        <w:rPr>
          <w:sz w:val="22"/>
          <w:szCs w:val="22"/>
        </w:rPr>
        <w:t>for-løkken starter på nytt.</w:t>
      </w:r>
    </w:p>
    <w:p w14:paraId="7250774E" w14:textId="135E0E31" w:rsidR="008815CF" w:rsidRPr="000466B8" w:rsidRDefault="008815CF" w:rsidP="004D1FB8">
      <w:pPr>
        <w:rPr>
          <w:sz w:val="22"/>
          <w:szCs w:val="22"/>
        </w:rPr>
      </w:pPr>
      <w:r>
        <w:rPr>
          <w:sz w:val="22"/>
          <w:szCs w:val="22"/>
        </w:rPr>
        <w:t xml:space="preserve">Når den første </w:t>
      </w:r>
      <w:r w:rsidR="00FC5228">
        <w:rPr>
          <w:sz w:val="22"/>
          <w:szCs w:val="22"/>
        </w:rPr>
        <w:t>for</w:t>
      </w:r>
      <w:r w:rsidR="00F4783A">
        <w:rPr>
          <w:sz w:val="22"/>
          <w:szCs w:val="22"/>
        </w:rPr>
        <w:t>-løkken er ferdig starter en til</w:t>
      </w:r>
      <w:r w:rsidR="00287854">
        <w:rPr>
          <w:sz w:val="22"/>
          <w:szCs w:val="22"/>
        </w:rPr>
        <w:t xml:space="preserve"> </w:t>
      </w:r>
      <w:r w:rsidR="00F4783A">
        <w:rPr>
          <w:sz w:val="22"/>
          <w:szCs w:val="22"/>
        </w:rPr>
        <w:t xml:space="preserve">for-løkke som </w:t>
      </w:r>
      <w:r w:rsidR="002A2853">
        <w:rPr>
          <w:sz w:val="22"/>
          <w:szCs w:val="22"/>
        </w:rPr>
        <w:t>spiller</w:t>
      </w:r>
      <w:r w:rsidR="00F4783A">
        <w:rPr>
          <w:sz w:val="22"/>
          <w:szCs w:val="22"/>
        </w:rPr>
        <w:t xml:space="preserve"> av </w:t>
      </w:r>
      <w:proofErr w:type="spellStart"/>
      <w:r w:rsidR="00F4783A">
        <w:rPr>
          <w:sz w:val="22"/>
          <w:szCs w:val="22"/>
        </w:rPr>
        <w:t>buzzeren</w:t>
      </w:r>
      <w:proofErr w:type="spellEnd"/>
      <w:r w:rsidR="00F4783A">
        <w:rPr>
          <w:sz w:val="22"/>
          <w:szCs w:val="22"/>
        </w:rPr>
        <w:t xml:space="preserve"> i 5 sekunder</w:t>
      </w:r>
      <w:r w:rsidR="002A2853">
        <w:rPr>
          <w:sz w:val="22"/>
          <w:szCs w:val="22"/>
        </w:rPr>
        <w:t xml:space="preserve"> ved å </w:t>
      </w:r>
      <w:r w:rsidR="004716BA">
        <w:rPr>
          <w:sz w:val="22"/>
          <w:szCs w:val="22"/>
        </w:rPr>
        <w:t>vekselvis tilf</w:t>
      </w:r>
      <w:r w:rsidR="007F71C7">
        <w:rPr>
          <w:sz w:val="22"/>
          <w:szCs w:val="22"/>
        </w:rPr>
        <w:t>øre 5V og 0V</w:t>
      </w:r>
      <w:r w:rsidR="00F4783A">
        <w:rPr>
          <w:sz w:val="22"/>
          <w:szCs w:val="22"/>
        </w:rPr>
        <w:t>.</w:t>
      </w:r>
    </w:p>
    <w:p w14:paraId="411A108B" w14:textId="77777777" w:rsidR="00DD2BDD" w:rsidRDefault="00DD2BDD" w:rsidP="004D1FB8"/>
    <w:p w14:paraId="4076662A" w14:textId="2FE8F689" w:rsidR="00DD2BDD" w:rsidRPr="00A67493" w:rsidRDefault="00970269" w:rsidP="004D1FB8">
      <w:pPr>
        <w:rPr>
          <w:b/>
        </w:rPr>
      </w:pPr>
      <w:r w:rsidRPr="00A67493">
        <w:rPr>
          <w:b/>
        </w:rPr>
        <w:t>Pomodoro funksjonen</w:t>
      </w:r>
    </w:p>
    <w:p w14:paraId="6AB2A1A3" w14:textId="2E9E6B01" w:rsidR="00DD2BDD" w:rsidRPr="00E14907" w:rsidRDefault="00452B5C" w:rsidP="004D1FB8">
      <w:r>
        <w:t>Pomodoro</w:t>
      </w:r>
      <w:r w:rsidR="004C417E">
        <w:t xml:space="preserve">, se </w:t>
      </w:r>
      <w:r w:rsidR="004C417E">
        <w:fldChar w:fldCharType="begin"/>
      </w:r>
      <w:r w:rsidR="004C417E">
        <w:instrText xml:space="preserve"> REF _Ref206760253 \h </w:instrText>
      </w:r>
      <w:r w:rsidR="004C417E">
        <w:fldChar w:fldCharType="separate"/>
      </w:r>
      <w:r w:rsidR="004C417E">
        <w:t xml:space="preserve">Figur </w:t>
      </w:r>
      <w:r w:rsidR="004C417E">
        <w:rPr>
          <w:noProof/>
        </w:rPr>
        <w:t>7</w:t>
      </w:r>
      <w:r w:rsidR="004C417E">
        <w:fldChar w:fldCharType="end"/>
      </w:r>
      <w:r w:rsidR="00251DCF">
        <w:t xml:space="preserve"> bygger på </w:t>
      </w:r>
      <w:proofErr w:type="spellStart"/>
      <w:r w:rsidR="00251DCF">
        <w:t>Clock</w:t>
      </w:r>
      <w:proofErr w:type="spellEnd"/>
      <w:r w:rsidR="0036146D">
        <w:t xml:space="preserve">. Pomodoro tar innen rekke </w:t>
      </w:r>
      <w:proofErr w:type="spellStart"/>
      <w:r w:rsidR="0036146D">
        <w:t>integer</w:t>
      </w:r>
      <w:r w:rsidR="00652B77">
        <w:t>e</w:t>
      </w:r>
      <w:proofErr w:type="spellEnd"/>
      <w:r w:rsidR="00652B77">
        <w:t>: «</w:t>
      </w:r>
      <w:proofErr w:type="spellStart"/>
      <w:r w:rsidR="00652B77">
        <w:t>wt</w:t>
      </w:r>
      <w:proofErr w:type="spellEnd"/>
      <w:r w:rsidR="00652B77">
        <w:t>»</w:t>
      </w:r>
      <w:r w:rsidR="00DC064F">
        <w:t>, «</w:t>
      </w:r>
      <w:proofErr w:type="spellStart"/>
      <w:r w:rsidR="00DC064F">
        <w:t>sbt</w:t>
      </w:r>
      <w:proofErr w:type="spellEnd"/>
      <w:r w:rsidR="00DC064F">
        <w:t>», «</w:t>
      </w:r>
      <w:proofErr w:type="spellStart"/>
      <w:r w:rsidR="00DC064F">
        <w:t>lbt</w:t>
      </w:r>
      <w:proofErr w:type="spellEnd"/>
      <w:r w:rsidR="00DC064F">
        <w:t>», «</w:t>
      </w:r>
      <w:proofErr w:type="spellStart"/>
      <w:r w:rsidR="00DC064F">
        <w:t>nsb</w:t>
      </w:r>
      <w:proofErr w:type="spellEnd"/>
      <w:r w:rsidR="00DC064F">
        <w:t>» og «</w:t>
      </w:r>
      <w:proofErr w:type="spellStart"/>
      <w:r w:rsidR="00DC064F">
        <w:t>nlb</w:t>
      </w:r>
      <w:proofErr w:type="spellEnd"/>
      <w:r w:rsidR="00DC064F">
        <w:t>».</w:t>
      </w:r>
      <w:r w:rsidR="00B65CA5">
        <w:t xml:space="preserve"> </w:t>
      </w:r>
      <w:r w:rsidR="000A7283" w:rsidRPr="006B6A3B">
        <w:t>«</w:t>
      </w:r>
      <w:proofErr w:type="spellStart"/>
      <w:r w:rsidR="000A7283" w:rsidRPr="006B6A3B">
        <w:t>wt</w:t>
      </w:r>
      <w:proofErr w:type="spellEnd"/>
      <w:r w:rsidR="000A7283" w:rsidRPr="006B6A3B">
        <w:t>» (</w:t>
      </w:r>
      <w:proofErr w:type="spellStart"/>
      <w:r w:rsidR="000A7283" w:rsidRPr="006B6A3B">
        <w:t>work</w:t>
      </w:r>
      <w:proofErr w:type="spellEnd"/>
      <w:r w:rsidR="000A7283" w:rsidRPr="006B6A3B">
        <w:t xml:space="preserve">-time), </w:t>
      </w:r>
      <w:r w:rsidR="00872057">
        <w:t>«</w:t>
      </w:r>
      <w:proofErr w:type="spellStart"/>
      <w:r w:rsidR="000A7283" w:rsidRPr="006B6A3B">
        <w:t>sbt</w:t>
      </w:r>
      <w:proofErr w:type="spellEnd"/>
      <w:r w:rsidR="00872057">
        <w:t>»</w:t>
      </w:r>
      <w:r w:rsidR="000A7283" w:rsidRPr="006B6A3B">
        <w:t xml:space="preserve"> (</w:t>
      </w:r>
      <w:proofErr w:type="spellStart"/>
      <w:r w:rsidR="000A7283" w:rsidRPr="006B6A3B">
        <w:t>short</w:t>
      </w:r>
      <w:proofErr w:type="spellEnd"/>
      <w:r w:rsidR="000A7283" w:rsidRPr="006B6A3B">
        <w:t xml:space="preserve"> break time) og </w:t>
      </w:r>
      <w:r w:rsidR="00872057">
        <w:t>«</w:t>
      </w:r>
      <w:proofErr w:type="spellStart"/>
      <w:proofErr w:type="gramStart"/>
      <w:r w:rsidR="000A7283" w:rsidRPr="006B6A3B">
        <w:t>lbt</w:t>
      </w:r>
      <w:proofErr w:type="spellEnd"/>
      <w:r w:rsidR="00872057">
        <w:t>»</w:t>
      </w:r>
      <w:r w:rsidR="0031576C" w:rsidRPr="006B6A3B">
        <w:t>(</w:t>
      </w:r>
      <w:proofErr w:type="spellStart"/>
      <w:proofErr w:type="gramEnd"/>
      <w:r w:rsidR="00FE56A3" w:rsidRPr="006B6A3B">
        <w:t>long</w:t>
      </w:r>
      <w:proofErr w:type="spellEnd"/>
      <w:r w:rsidR="00FE56A3" w:rsidRPr="006B6A3B">
        <w:t xml:space="preserve"> break time) </w:t>
      </w:r>
      <w:r w:rsidR="003D3DE8" w:rsidRPr="006B6A3B">
        <w:t xml:space="preserve">er </w:t>
      </w:r>
      <w:r w:rsidR="00FC42C8" w:rsidRPr="00FC42C8">
        <w:t>brukes til å bestemme hv</w:t>
      </w:r>
      <w:r w:rsidR="00FC42C8">
        <w:t xml:space="preserve">or lange </w:t>
      </w:r>
      <w:r w:rsidR="000235D7">
        <w:t>nedtellingene skal være.</w:t>
      </w:r>
      <w:r w:rsidR="003421A1">
        <w:t xml:space="preserve"> </w:t>
      </w:r>
      <w:r w:rsidR="00C600A1" w:rsidRPr="00754E2E">
        <w:t>«</w:t>
      </w:r>
      <w:proofErr w:type="spellStart"/>
      <w:proofErr w:type="gramStart"/>
      <w:r w:rsidR="001931A1" w:rsidRPr="00754E2E">
        <w:t>nsb</w:t>
      </w:r>
      <w:proofErr w:type="spellEnd"/>
      <w:r w:rsidR="001931A1" w:rsidRPr="00754E2E">
        <w:t>»(</w:t>
      </w:r>
      <w:proofErr w:type="spellStart"/>
      <w:proofErr w:type="gramEnd"/>
      <w:r w:rsidR="001931A1" w:rsidRPr="00754E2E">
        <w:t>number</w:t>
      </w:r>
      <w:proofErr w:type="spellEnd"/>
      <w:r w:rsidR="001931A1" w:rsidRPr="00754E2E">
        <w:t xml:space="preserve"> </w:t>
      </w:r>
      <w:proofErr w:type="spellStart"/>
      <w:r w:rsidR="001931A1" w:rsidRPr="00754E2E">
        <w:t>of</w:t>
      </w:r>
      <w:proofErr w:type="spellEnd"/>
      <w:r w:rsidR="001931A1" w:rsidRPr="00754E2E">
        <w:t xml:space="preserve"> </w:t>
      </w:r>
      <w:proofErr w:type="spellStart"/>
      <w:r w:rsidR="001931A1" w:rsidRPr="00754E2E">
        <w:t>short</w:t>
      </w:r>
      <w:proofErr w:type="spellEnd"/>
      <w:r w:rsidR="001931A1" w:rsidRPr="00754E2E">
        <w:t xml:space="preserve"> breaks» og «</w:t>
      </w:r>
      <w:proofErr w:type="spellStart"/>
      <w:proofErr w:type="gramStart"/>
      <w:r w:rsidR="001931A1" w:rsidRPr="00754E2E">
        <w:t>nlb</w:t>
      </w:r>
      <w:proofErr w:type="spellEnd"/>
      <w:r w:rsidR="001931A1" w:rsidRPr="00754E2E">
        <w:t>»(</w:t>
      </w:r>
      <w:proofErr w:type="spellStart"/>
      <w:proofErr w:type="gramEnd"/>
      <w:r w:rsidR="001931A1" w:rsidRPr="00754E2E">
        <w:t>number</w:t>
      </w:r>
      <w:proofErr w:type="spellEnd"/>
      <w:r w:rsidR="001931A1" w:rsidRPr="00754E2E">
        <w:t xml:space="preserve"> </w:t>
      </w:r>
      <w:proofErr w:type="spellStart"/>
      <w:r w:rsidR="001931A1" w:rsidRPr="00754E2E">
        <w:t>of</w:t>
      </w:r>
      <w:proofErr w:type="spellEnd"/>
      <w:r w:rsidR="001931A1" w:rsidRPr="00754E2E">
        <w:t xml:space="preserve"> </w:t>
      </w:r>
      <w:proofErr w:type="spellStart"/>
      <w:r w:rsidR="001931A1" w:rsidRPr="00754E2E">
        <w:t>long</w:t>
      </w:r>
      <w:proofErr w:type="spellEnd"/>
      <w:r w:rsidR="001931A1" w:rsidRPr="00754E2E">
        <w:t xml:space="preserve"> breaks) </w:t>
      </w:r>
      <w:r w:rsidR="001C0443" w:rsidRPr="00754E2E">
        <w:t xml:space="preserve">brukes til å bestemme hvor </w:t>
      </w:r>
      <w:r w:rsidR="00754E2E" w:rsidRPr="00754E2E">
        <w:t>mange</w:t>
      </w:r>
      <w:r w:rsidR="00754E2E">
        <w:t xml:space="preserve"> ganger</w:t>
      </w:r>
      <w:r w:rsidR="001931A1">
        <w:t xml:space="preserve"> </w:t>
      </w:r>
      <w:r w:rsidR="000235D7">
        <w:t>nedtellinger som skal kjøres.</w:t>
      </w:r>
    </w:p>
    <w:p w14:paraId="3EBB4B75" w14:textId="539174DD" w:rsidR="00D60929" w:rsidRDefault="00980F7E" w:rsidP="004D1FB8">
      <w:r>
        <w:t xml:space="preserve">Pomodoro </w:t>
      </w:r>
      <w:r w:rsidR="00D60929">
        <w:t xml:space="preserve">består av to </w:t>
      </w:r>
      <w:r w:rsidR="00283024" w:rsidRPr="00155DA3">
        <w:t>n</w:t>
      </w:r>
      <w:r w:rsidR="00155DA3" w:rsidRPr="00155DA3">
        <w:t>ø</w:t>
      </w:r>
      <w:r w:rsidR="00283024" w:rsidRPr="00155DA3">
        <w:t>sted</w:t>
      </w:r>
      <w:r w:rsidR="00155DA3" w:rsidRPr="00155DA3">
        <w:t>e</w:t>
      </w:r>
      <w:r w:rsidR="00283024">
        <w:t xml:space="preserve"> </w:t>
      </w:r>
      <w:r w:rsidR="00D60929">
        <w:t>for-løkker</w:t>
      </w:r>
      <w:r w:rsidR="00B93A2F">
        <w:t xml:space="preserve"> </w:t>
      </w:r>
      <w:r w:rsidR="00487878">
        <w:t xml:space="preserve">som aktiverer </w:t>
      </w:r>
      <w:proofErr w:type="spellStart"/>
      <w:r w:rsidR="002035A3">
        <w:t>Clock</w:t>
      </w:r>
      <w:proofErr w:type="spellEnd"/>
      <w:r w:rsidR="002035A3">
        <w:t xml:space="preserve"> med</w:t>
      </w:r>
      <w:r w:rsidR="000D6BDF">
        <w:t xml:space="preserve"> </w:t>
      </w:r>
      <w:r w:rsidR="000F5117">
        <w:t xml:space="preserve">de gitte </w:t>
      </w:r>
      <w:r w:rsidR="00B74664">
        <w:t>tidene. Den innerste for-løkken kjører «</w:t>
      </w:r>
      <w:proofErr w:type="spellStart"/>
      <w:r w:rsidR="00B74664">
        <w:t>nsb</w:t>
      </w:r>
      <w:proofErr w:type="spellEnd"/>
      <w:r w:rsidR="00B74664">
        <w:t xml:space="preserve">» ganger og aktiverer </w:t>
      </w:r>
      <w:proofErr w:type="spellStart"/>
      <w:r w:rsidR="004E5778">
        <w:t>Clock</w:t>
      </w:r>
      <w:proofErr w:type="spellEnd"/>
      <w:r w:rsidR="004E5778">
        <w:t xml:space="preserve"> to ganger først med tiden definert som «</w:t>
      </w:r>
      <w:proofErr w:type="spellStart"/>
      <w:r w:rsidR="004E5778">
        <w:t>wt</w:t>
      </w:r>
      <w:proofErr w:type="spellEnd"/>
      <w:r w:rsidR="004E5778">
        <w:t xml:space="preserve">» og deretter med </w:t>
      </w:r>
      <w:r w:rsidR="00FA6473">
        <w:t>tiden definert som «</w:t>
      </w:r>
      <w:proofErr w:type="spellStart"/>
      <w:r w:rsidR="00FA6473">
        <w:t>s</w:t>
      </w:r>
      <w:r w:rsidR="00DB7EAF">
        <w:t>bt</w:t>
      </w:r>
      <w:proofErr w:type="spellEnd"/>
      <w:r w:rsidR="00DB7EAF">
        <w:t xml:space="preserve">» Dette gjør at </w:t>
      </w:r>
      <w:r w:rsidR="00F374F7">
        <w:t xml:space="preserve">klokken vekselvis bytter </w:t>
      </w:r>
      <w:r w:rsidR="009E689F">
        <w:t xml:space="preserve">mellom </w:t>
      </w:r>
      <w:r w:rsidR="00083FC5">
        <w:t xml:space="preserve">arbeid og liten pause. </w:t>
      </w:r>
      <w:r w:rsidR="00993634">
        <w:t xml:space="preserve">Når dette er </w:t>
      </w:r>
      <w:r w:rsidR="00AC22A6">
        <w:t xml:space="preserve">gjort </w:t>
      </w:r>
      <w:r w:rsidR="004C431D">
        <w:t>«</w:t>
      </w:r>
      <w:proofErr w:type="spellStart"/>
      <w:r w:rsidR="004C431D">
        <w:t>nsb</w:t>
      </w:r>
      <w:proofErr w:type="spellEnd"/>
      <w:r w:rsidR="004C431D">
        <w:t xml:space="preserve">» </w:t>
      </w:r>
      <w:r w:rsidR="00F17C35">
        <w:t xml:space="preserve">ganger vil </w:t>
      </w:r>
      <w:r w:rsidR="00B23D42">
        <w:t xml:space="preserve">man gå ut i </w:t>
      </w:r>
      <w:r w:rsidR="007A051C">
        <w:t xml:space="preserve">den ytterste </w:t>
      </w:r>
      <w:r w:rsidR="000E0050">
        <w:t>for-løkken</w:t>
      </w:r>
      <w:r w:rsidR="00A9296C">
        <w:t xml:space="preserve"> hvor man </w:t>
      </w:r>
      <w:r w:rsidR="00805A9B">
        <w:t xml:space="preserve">igjen kjører </w:t>
      </w:r>
      <w:proofErr w:type="spellStart"/>
      <w:r w:rsidR="00805A9B">
        <w:t>Clock</w:t>
      </w:r>
      <w:proofErr w:type="spellEnd"/>
      <w:r w:rsidR="00805A9B">
        <w:t xml:space="preserve"> to ganger, først med </w:t>
      </w:r>
      <w:r w:rsidR="00A045F6">
        <w:t>«</w:t>
      </w:r>
      <w:proofErr w:type="spellStart"/>
      <w:r w:rsidR="00A045F6">
        <w:t>wt</w:t>
      </w:r>
      <w:proofErr w:type="spellEnd"/>
      <w:r w:rsidR="00A045F6">
        <w:t>» og deretter med «</w:t>
      </w:r>
      <w:proofErr w:type="spellStart"/>
      <w:r w:rsidR="00A045F6">
        <w:t>lbt</w:t>
      </w:r>
      <w:proofErr w:type="spellEnd"/>
      <w:r w:rsidR="00A045F6">
        <w:t xml:space="preserve">». </w:t>
      </w:r>
      <w:r w:rsidR="00506077">
        <w:t>Man går deretter inn i den innerste løkken igjen</w:t>
      </w:r>
      <w:r w:rsidR="00F42C75">
        <w:t xml:space="preserve">. Dette repeteres </w:t>
      </w:r>
      <w:r w:rsidR="00E71F2A">
        <w:t>«</w:t>
      </w:r>
      <w:proofErr w:type="spellStart"/>
      <w:r w:rsidR="00E71F2A">
        <w:t>nlb</w:t>
      </w:r>
      <w:proofErr w:type="spellEnd"/>
      <w:r w:rsidR="00E71F2A">
        <w:t xml:space="preserve">» ganger hvor </w:t>
      </w:r>
      <w:r w:rsidR="00654BAF">
        <w:t xml:space="preserve">man kun vil kjøre </w:t>
      </w:r>
      <w:proofErr w:type="spellStart"/>
      <w:r w:rsidR="00A61F69">
        <w:t>Clock</w:t>
      </w:r>
      <w:proofErr w:type="spellEnd"/>
      <w:r w:rsidR="00A61F69">
        <w:t xml:space="preserve"> med </w:t>
      </w:r>
      <w:proofErr w:type="spellStart"/>
      <w:r w:rsidR="00EC645B">
        <w:t>wt</w:t>
      </w:r>
      <w:proofErr w:type="spellEnd"/>
      <w:r w:rsidR="00EC645B">
        <w:t xml:space="preserve"> i den ytterste for-løkken den siste gangen da man ikke trenger en </w:t>
      </w:r>
      <w:r w:rsidR="00E20269">
        <w:t>pause når man er ferdig.</w:t>
      </w:r>
    </w:p>
    <w:p w14:paraId="2093C839" w14:textId="77777777" w:rsidR="008963D1" w:rsidRDefault="008963D1" w:rsidP="004D1FB8"/>
    <w:p w14:paraId="6E84D619" w14:textId="731C8152" w:rsidR="001051F1" w:rsidRPr="001051F1" w:rsidRDefault="001051F1" w:rsidP="004D1FB8">
      <w:pPr>
        <w:rPr>
          <w:sz w:val="22"/>
          <w:szCs w:val="22"/>
        </w:rPr>
      </w:pPr>
      <w:proofErr w:type="spellStart"/>
      <w:r>
        <w:rPr>
          <w:b/>
          <w:bCs/>
          <w:sz w:val="22"/>
          <w:szCs w:val="22"/>
        </w:rPr>
        <w:t>Menydel</w:t>
      </w:r>
      <w:proofErr w:type="spellEnd"/>
    </w:p>
    <w:p w14:paraId="7F8CEC4B" w14:textId="201B764B" w:rsidR="008963D1" w:rsidRDefault="007A1181" w:rsidP="004D1FB8">
      <w:r>
        <w:t xml:space="preserve">Menydelen består av </w:t>
      </w:r>
      <w:r w:rsidR="00911534">
        <w:t>7 funksjoner: Men</w:t>
      </w:r>
      <w:r w:rsidR="0035213A">
        <w:t>u</w:t>
      </w:r>
      <w:r w:rsidR="00911534">
        <w:t>,</w:t>
      </w:r>
      <w:r w:rsidR="0035213A">
        <w:t xml:space="preserve"> </w:t>
      </w:r>
      <w:proofErr w:type="spellStart"/>
      <w:r w:rsidR="0035213A">
        <w:t>ClockM</w:t>
      </w:r>
      <w:proofErr w:type="spellEnd"/>
      <w:r w:rsidR="0035213A">
        <w:t xml:space="preserve">, </w:t>
      </w:r>
      <w:proofErr w:type="spellStart"/>
      <w:r w:rsidR="0035213A">
        <w:t>PomodoroM</w:t>
      </w:r>
      <w:proofErr w:type="spellEnd"/>
      <w:r w:rsidR="0035213A">
        <w:t xml:space="preserve">, </w:t>
      </w:r>
      <w:proofErr w:type="spellStart"/>
      <w:r w:rsidR="0035213A">
        <w:t>PresetsM</w:t>
      </w:r>
      <w:proofErr w:type="spellEnd"/>
      <w:r w:rsidR="0035213A">
        <w:t xml:space="preserve">, </w:t>
      </w:r>
      <w:r w:rsidR="00E07240">
        <w:t>State1, State2 og State3</w:t>
      </w:r>
      <w:r w:rsidR="006D1493">
        <w:t>.</w:t>
      </w:r>
    </w:p>
    <w:p w14:paraId="08618747" w14:textId="2A5AF392" w:rsidR="006D1493" w:rsidRDefault="006D1493" w:rsidP="004D1FB8">
      <w:r>
        <w:t xml:space="preserve">Felles for alle funksjonene i menydelen, med unntak av Menu er at </w:t>
      </w:r>
      <w:r w:rsidR="0095286B">
        <w:t>de starter med å tømme LCD-skjermen for tekst og</w:t>
      </w:r>
      <w:r w:rsidR="00F72316">
        <w:t xml:space="preserve"> </w:t>
      </w:r>
      <w:r w:rsidR="007F7CD2">
        <w:t xml:space="preserve">starter en </w:t>
      </w:r>
      <w:proofErr w:type="spellStart"/>
      <w:r w:rsidR="007F7CD2">
        <w:t>while</w:t>
      </w:r>
      <w:proofErr w:type="spellEnd"/>
      <w:r w:rsidR="007F7CD2">
        <w:t>-løkke.</w:t>
      </w:r>
      <w:r w:rsidR="00626D5A">
        <w:t xml:space="preserve"> </w:t>
      </w:r>
      <w:proofErr w:type="spellStart"/>
      <w:r w:rsidR="00626D5A">
        <w:t>PomodoroM</w:t>
      </w:r>
      <w:proofErr w:type="spellEnd"/>
      <w:r w:rsidR="00626D5A">
        <w:t xml:space="preserve"> </w:t>
      </w:r>
      <w:r w:rsidR="003F719E">
        <w:t xml:space="preserve">skiller seg også ut </w:t>
      </w:r>
      <w:r w:rsidR="00E471D4">
        <w:t xml:space="preserve">ved at denne </w:t>
      </w:r>
      <w:proofErr w:type="spellStart"/>
      <w:r w:rsidR="00E471D4">
        <w:t>while</w:t>
      </w:r>
      <w:proofErr w:type="spellEnd"/>
      <w:r w:rsidR="00E471D4">
        <w:t>-løkken er nøstet i en for-løkke.</w:t>
      </w:r>
      <w:r w:rsidR="001B43F4">
        <w:t xml:space="preserve"> Denne </w:t>
      </w:r>
      <w:proofErr w:type="spellStart"/>
      <w:r w:rsidR="001B43F4">
        <w:t>while</w:t>
      </w:r>
      <w:proofErr w:type="spellEnd"/>
      <w:r w:rsidR="001B43F4">
        <w:t xml:space="preserve">-løkken starter alltid med å definere </w:t>
      </w:r>
      <w:r w:rsidR="00767066">
        <w:t xml:space="preserve">inputen </w:t>
      </w:r>
      <w:r w:rsidR="00920442">
        <w:t>fra knappene</w:t>
      </w:r>
      <w:r w:rsidR="00AE587E">
        <w:t xml:space="preserve">. </w:t>
      </w:r>
    </w:p>
    <w:p w14:paraId="0D564263" w14:textId="34F6D2CA" w:rsidR="00D5628F" w:rsidRPr="00D5628F" w:rsidRDefault="00D5628F" w:rsidP="004D1FB8">
      <w:pPr>
        <w:rPr>
          <w:b/>
          <w:bCs/>
          <w:sz w:val="22"/>
          <w:szCs w:val="22"/>
        </w:rPr>
      </w:pPr>
      <w:r w:rsidRPr="00C63D80">
        <w:rPr>
          <w:b/>
          <w:bCs/>
          <w:sz w:val="22"/>
          <w:szCs w:val="22"/>
        </w:rPr>
        <w:t>Menu</w:t>
      </w:r>
    </w:p>
    <w:p w14:paraId="4A433D89" w14:textId="77777777" w:rsidR="00AC0C00" w:rsidRDefault="00AC0C00" w:rsidP="00AC0C00">
      <w:pPr>
        <w:keepNext/>
      </w:pPr>
      <w:r w:rsidRPr="00AC0C00">
        <w:rPr>
          <w:noProof/>
        </w:rPr>
        <w:drawing>
          <wp:inline distT="0" distB="0" distL="0" distR="0" wp14:anchorId="27BABE65" wp14:editId="6DA532B3">
            <wp:extent cx="1616076" cy="1033230"/>
            <wp:effectExtent l="0" t="0" r="3175" b="0"/>
            <wp:docPr id="1474342041" name="Bilde 1" descr="Et bilde som inneholder tekst, Font, håndskrif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42041" name="Bilde 1" descr="Et bilde som inneholder tekst, Font, håndskrift&#10;&#10;KI-generert innhold kan være feil."/>
                    <pic:cNvPicPr/>
                  </pic:nvPicPr>
                  <pic:blipFill>
                    <a:blip r:embed="rId39"/>
                    <a:stretch>
                      <a:fillRect/>
                    </a:stretch>
                  </pic:blipFill>
                  <pic:spPr>
                    <a:xfrm>
                      <a:off x="0" y="0"/>
                      <a:ext cx="1622001" cy="1037018"/>
                    </a:xfrm>
                    <a:prstGeom prst="rect">
                      <a:avLst/>
                    </a:prstGeom>
                  </pic:spPr>
                </pic:pic>
              </a:graphicData>
            </a:graphic>
          </wp:inline>
        </w:drawing>
      </w:r>
    </w:p>
    <w:p w14:paraId="5173B029" w14:textId="4F0F569A" w:rsidR="008963D1" w:rsidRPr="004D1FB8" w:rsidRDefault="00AC0C00" w:rsidP="00AC0C00">
      <w:pPr>
        <w:pStyle w:val="Bildetekst"/>
      </w:pPr>
      <w:r>
        <w:t xml:space="preserve">Figur </w:t>
      </w:r>
      <w:fldSimple w:instr=" SEQ Figur \* ARABIC "/>
      <w:r>
        <w:t>: Kode Menu funksjon</w:t>
      </w:r>
    </w:p>
    <w:p w14:paraId="32D0B988" w14:textId="537021FF" w:rsidR="00C63D80" w:rsidRPr="00C63D80" w:rsidRDefault="00C63D80" w:rsidP="00C63D80">
      <w:r>
        <w:t xml:space="preserve">Menu funksjonen er veldig enkel, den </w:t>
      </w:r>
      <w:r w:rsidR="00C21927">
        <w:t>s</w:t>
      </w:r>
      <w:r w:rsidR="00D15B08">
        <w:t xml:space="preserve">kriver </w:t>
      </w:r>
      <w:r w:rsidR="0098040E">
        <w:t xml:space="preserve">Velkommen på LCD-skjermen, </w:t>
      </w:r>
      <w:r w:rsidR="00C21927">
        <w:t xml:space="preserve">venter i 3 sekunder og </w:t>
      </w:r>
      <w:r w:rsidR="00DF6954">
        <w:t>kaller State1 funksjonen.</w:t>
      </w:r>
    </w:p>
    <w:p w14:paraId="21578B82" w14:textId="2752A25C" w:rsidR="00D5628F" w:rsidRPr="00FD438A" w:rsidRDefault="00FD438A" w:rsidP="00C63D80">
      <w:pPr>
        <w:rPr>
          <w:b/>
          <w:bCs/>
          <w:sz w:val="22"/>
          <w:szCs w:val="22"/>
        </w:rPr>
      </w:pPr>
      <w:r>
        <w:rPr>
          <w:b/>
          <w:bCs/>
          <w:sz w:val="22"/>
          <w:szCs w:val="22"/>
        </w:rPr>
        <w:lastRenderedPageBreak/>
        <w:t>State funksjonene</w:t>
      </w:r>
    </w:p>
    <w:p w14:paraId="2762507C" w14:textId="77777777" w:rsidR="00F6596D" w:rsidRPr="00F6596D" w:rsidRDefault="00F6596D" w:rsidP="00C63D80"/>
    <w:p w14:paraId="4B0818A0" w14:textId="77777777" w:rsidR="00CC1CA1" w:rsidRDefault="00CC1CA1" w:rsidP="00CC1CA1">
      <w:pPr>
        <w:keepNext/>
      </w:pPr>
      <w:r w:rsidRPr="00CC1CA1">
        <w:rPr>
          <w:noProof/>
        </w:rPr>
        <w:drawing>
          <wp:inline distT="0" distB="0" distL="0" distR="0" wp14:anchorId="52A5BB17" wp14:editId="7DB4547D">
            <wp:extent cx="1551370" cy="2843586"/>
            <wp:effectExtent l="0" t="0" r="0" b="0"/>
            <wp:docPr id="1160708666"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8666" name="Bilde 1" descr="Et bilde som inneholder tekst, skjermbilde, Font, nummer&#10;&#10;KI-generert innhold kan være feil."/>
                    <pic:cNvPicPr/>
                  </pic:nvPicPr>
                  <pic:blipFill>
                    <a:blip r:embed="rId40"/>
                    <a:stretch>
                      <a:fillRect/>
                    </a:stretch>
                  </pic:blipFill>
                  <pic:spPr>
                    <a:xfrm>
                      <a:off x="0" y="0"/>
                      <a:ext cx="1565869" cy="2870161"/>
                    </a:xfrm>
                    <a:prstGeom prst="rect">
                      <a:avLst/>
                    </a:prstGeom>
                  </pic:spPr>
                </pic:pic>
              </a:graphicData>
            </a:graphic>
          </wp:inline>
        </w:drawing>
      </w:r>
    </w:p>
    <w:p w14:paraId="3C52740C" w14:textId="1A7A25B8" w:rsidR="00AC0C00" w:rsidRPr="00AC0C00" w:rsidRDefault="00CC1CA1" w:rsidP="00CC1CA1">
      <w:pPr>
        <w:pStyle w:val="Bildetekst"/>
      </w:pPr>
      <w:r>
        <w:t xml:space="preserve">Figur </w:t>
      </w:r>
      <w:fldSimple w:instr=" SEQ Figur \* ARABIC "/>
      <w:r>
        <w:t>: Kode State1 funksjon</w:t>
      </w:r>
    </w:p>
    <w:p w14:paraId="6453A8B0" w14:textId="0EA17FC1" w:rsidR="00220C30" w:rsidRDefault="00D332A2" w:rsidP="00220C30">
      <w:pPr>
        <w:keepNext/>
      </w:pPr>
      <w:r w:rsidRPr="00D332A2">
        <w:rPr>
          <w:noProof/>
        </w:rPr>
        <w:drawing>
          <wp:inline distT="0" distB="0" distL="0" distR="0" wp14:anchorId="64AEBC85" wp14:editId="147BF362">
            <wp:extent cx="1514644" cy="2786406"/>
            <wp:effectExtent l="0" t="0" r="9525" b="0"/>
            <wp:docPr id="1026664561"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64561" name="Bilde 1" descr="Et bilde som inneholder tekst, skjermbilde, Font, nummer&#10;&#10;KI-generert innhold kan være feil."/>
                    <pic:cNvPicPr/>
                  </pic:nvPicPr>
                  <pic:blipFill>
                    <a:blip r:embed="rId41"/>
                    <a:stretch>
                      <a:fillRect/>
                    </a:stretch>
                  </pic:blipFill>
                  <pic:spPr>
                    <a:xfrm>
                      <a:off x="0" y="0"/>
                      <a:ext cx="1525440" cy="2806267"/>
                    </a:xfrm>
                    <a:prstGeom prst="rect">
                      <a:avLst/>
                    </a:prstGeom>
                  </pic:spPr>
                </pic:pic>
              </a:graphicData>
            </a:graphic>
          </wp:inline>
        </w:drawing>
      </w:r>
    </w:p>
    <w:p w14:paraId="50CE9FDF" w14:textId="5B05BA2A" w:rsidR="00220C30" w:rsidRDefault="00220C30" w:rsidP="00220C30">
      <w:pPr>
        <w:pStyle w:val="Bildetekst"/>
      </w:pPr>
      <w:r>
        <w:t xml:space="preserve">Figur </w:t>
      </w:r>
      <w:fldSimple w:instr=" SEQ Figur \* ARABIC "/>
      <w:r>
        <w:t>:Kode State2 funksjon</w:t>
      </w:r>
    </w:p>
    <w:p w14:paraId="4F174D58" w14:textId="77777777" w:rsidR="00220C30" w:rsidRPr="00220C30" w:rsidRDefault="00220C30" w:rsidP="00220C30"/>
    <w:p w14:paraId="2B6C08F6" w14:textId="35090F3D" w:rsidR="008A6665" w:rsidRDefault="008A6665" w:rsidP="008A6665">
      <w:pPr>
        <w:keepNext/>
      </w:pPr>
      <w:r w:rsidRPr="008A6665">
        <w:rPr>
          <w:noProof/>
        </w:rPr>
        <w:lastRenderedPageBreak/>
        <w:drawing>
          <wp:inline distT="0" distB="0" distL="0" distR="0" wp14:anchorId="15088D1F" wp14:editId="17BC2C1F">
            <wp:extent cx="1622580" cy="3097314"/>
            <wp:effectExtent l="0" t="0" r="0" b="8255"/>
            <wp:docPr id="679579729"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79729" name="Bilde 1" descr="Et bilde som inneholder tekst, skjermbilde, Font, nummer&#10;&#10;KI-generert innhold kan være feil."/>
                    <pic:cNvPicPr/>
                  </pic:nvPicPr>
                  <pic:blipFill>
                    <a:blip r:embed="rId42"/>
                    <a:stretch>
                      <a:fillRect/>
                    </a:stretch>
                  </pic:blipFill>
                  <pic:spPr>
                    <a:xfrm>
                      <a:off x="0" y="0"/>
                      <a:ext cx="1633712" cy="3118563"/>
                    </a:xfrm>
                    <a:prstGeom prst="rect">
                      <a:avLst/>
                    </a:prstGeom>
                  </pic:spPr>
                </pic:pic>
              </a:graphicData>
            </a:graphic>
          </wp:inline>
        </w:drawing>
      </w:r>
      <w:r w:rsidR="00F8314A">
        <w:t xml:space="preserve"> </w:t>
      </w:r>
    </w:p>
    <w:p w14:paraId="708B8B0E" w14:textId="05C3D18D" w:rsidR="008A6665" w:rsidRPr="00220C30" w:rsidRDefault="008A6665" w:rsidP="008A6665">
      <w:pPr>
        <w:pStyle w:val="Bildetekst"/>
      </w:pPr>
      <w:r>
        <w:t xml:space="preserve">Figur </w:t>
      </w:r>
      <w:fldSimple w:instr=" SEQ Figur \* ARABIC "/>
      <w:r>
        <w:t>:Kode State3 funksjon</w:t>
      </w:r>
    </w:p>
    <w:p w14:paraId="0DAD2937" w14:textId="2054C876" w:rsidR="008F4AD5" w:rsidRDefault="00F6596D" w:rsidP="008F4AD5">
      <w:r>
        <w:t>State funksjonene er</w:t>
      </w:r>
      <w:r w:rsidR="001F2188">
        <w:t xml:space="preserve"> bygd opp helt likt</w:t>
      </w:r>
      <w:r w:rsidR="00C77D21">
        <w:t xml:space="preserve"> </w:t>
      </w:r>
      <w:r w:rsidR="00265DDA">
        <w:t xml:space="preserve">og kaller en annen funksjon basert på hvilken knapp som trykkes på. </w:t>
      </w:r>
      <w:r w:rsidR="00031BB9">
        <w:t>D</w:t>
      </w:r>
      <w:r w:rsidR="0087053D">
        <w:t xml:space="preserve">e </w:t>
      </w:r>
      <w:r w:rsidR="00D06F31">
        <w:t xml:space="preserve">printer </w:t>
      </w:r>
      <w:r w:rsidR="00F474A6">
        <w:t xml:space="preserve">ut </w:t>
      </w:r>
      <w:r w:rsidR="00B01D9A">
        <w:t xml:space="preserve">hvilken </w:t>
      </w:r>
      <w:r w:rsidR="00266892">
        <w:t xml:space="preserve">funksjon </w:t>
      </w:r>
      <w:r w:rsidR="00F3385C">
        <w:t xml:space="preserve">man </w:t>
      </w:r>
      <w:r w:rsidR="00646AFA">
        <w:t>kaller</w:t>
      </w:r>
      <w:r w:rsidR="00F3385C">
        <w:t xml:space="preserve"> med </w:t>
      </w:r>
      <w:r w:rsidR="00FB64D8">
        <w:t>knapp 1 på den øverste linjen</w:t>
      </w:r>
      <w:r w:rsidR="00102445">
        <w:t>,</w:t>
      </w:r>
      <w:r w:rsidR="00FB64D8">
        <w:t xml:space="preserve"> </w:t>
      </w:r>
      <w:r w:rsidR="00743DF2">
        <w:t xml:space="preserve">og hvilken funksjon </w:t>
      </w:r>
      <w:r w:rsidR="00B27CB0">
        <w:t xml:space="preserve">man </w:t>
      </w:r>
      <w:r w:rsidR="00646AFA">
        <w:t>kaller</w:t>
      </w:r>
      <w:r w:rsidR="00B27CB0">
        <w:t xml:space="preserve"> </w:t>
      </w:r>
      <w:r w:rsidR="00FB64D8">
        <w:t xml:space="preserve">med </w:t>
      </w:r>
      <w:r w:rsidR="00B27CB0">
        <w:t xml:space="preserve">knapp </w:t>
      </w:r>
      <w:proofErr w:type="gramStart"/>
      <w:r w:rsidR="00B27CB0">
        <w:t>2</w:t>
      </w:r>
      <w:r w:rsidR="00FB64D8">
        <w:t xml:space="preserve"> </w:t>
      </w:r>
      <w:r w:rsidR="000037C9">
        <w:t xml:space="preserve"> </w:t>
      </w:r>
      <w:r w:rsidR="00AE0EB1">
        <w:t>på</w:t>
      </w:r>
      <w:proofErr w:type="gramEnd"/>
      <w:r w:rsidR="00AE0EB1">
        <w:t xml:space="preserve"> den nederste linjen</w:t>
      </w:r>
      <w:r w:rsidR="000037C9">
        <w:t xml:space="preserve"> til LCD-skjermen</w:t>
      </w:r>
      <w:r w:rsidR="00646AFA">
        <w:t>.</w:t>
      </w:r>
      <w:r w:rsidR="007053A3">
        <w:t xml:space="preserve"> </w:t>
      </w:r>
      <w:r w:rsidR="0028728F">
        <w:t>Knapp 2 og 3</w:t>
      </w:r>
      <w:r w:rsidR="00931EA5">
        <w:t xml:space="preserve"> </w:t>
      </w:r>
      <w:r w:rsidR="007D7972">
        <w:t xml:space="preserve">benyttes til å </w:t>
      </w:r>
      <w:r w:rsidR="00102964">
        <w:t>bytte mellom de 3 State funksjonene og knapp 1 benytte</w:t>
      </w:r>
      <w:r w:rsidR="00F8314A">
        <w:t xml:space="preserve">s til å starte </w:t>
      </w:r>
      <w:proofErr w:type="spellStart"/>
      <w:r w:rsidR="00F8314A">
        <w:t>ClockM</w:t>
      </w:r>
      <w:proofErr w:type="spellEnd"/>
      <w:r w:rsidR="00F8314A">
        <w:t xml:space="preserve"> i State1, </w:t>
      </w:r>
      <w:proofErr w:type="spellStart"/>
      <w:r w:rsidR="00F8314A">
        <w:t>PomodoroM</w:t>
      </w:r>
      <w:proofErr w:type="spellEnd"/>
      <w:r w:rsidR="00F8314A">
        <w:t xml:space="preserve"> i</w:t>
      </w:r>
      <w:r w:rsidR="0028728F">
        <w:t xml:space="preserve"> </w:t>
      </w:r>
      <w:r w:rsidR="00F8314A">
        <w:t>State2 eller</w:t>
      </w:r>
      <w:r w:rsidR="0028728F">
        <w:t xml:space="preserve"> </w:t>
      </w:r>
      <w:proofErr w:type="spellStart"/>
      <w:r w:rsidR="007A21EE">
        <w:t>PresetsM</w:t>
      </w:r>
      <w:proofErr w:type="spellEnd"/>
      <w:r w:rsidR="007A21EE">
        <w:t xml:space="preserve"> i State3.</w:t>
      </w:r>
    </w:p>
    <w:p w14:paraId="4EE68D57" w14:textId="77777777" w:rsidR="006900DF" w:rsidRDefault="006900DF" w:rsidP="008F4AD5"/>
    <w:p w14:paraId="255B29D9" w14:textId="0778740A" w:rsidR="006900DF" w:rsidRPr="004D7A62" w:rsidRDefault="006900DF" w:rsidP="008F4AD5">
      <w:pPr>
        <w:rPr>
          <w:lang w:val="en-US"/>
        </w:rPr>
      </w:pPr>
      <w:proofErr w:type="spellStart"/>
      <w:r w:rsidRPr="002E0558">
        <w:rPr>
          <w:b/>
          <w:sz w:val="22"/>
          <w:szCs w:val="22"/>
        </w:rPr>
        <w:t>ClockM</w:t>
      </w:r>
      <w:proofErr w:type="spellEnd"/>
    </w:p>
    <w:p w14:paraId="3BA5768D" w14:textId="0D058C02" w:rsidR="008F4AD5" w:rsidRPr="008F4AD5" w:rsidRDefault="00210005" w:rsidP="008F4AD5">
      <w:r w:rsidRPr="00210005">
        <w:rPr>
          <w:noProof/>
        </w:rPr>
        <w:lastRenderedPageBreak/>
        <w:drawing>
          <wp:inline distT="0" distB="0" distL="0" distR="0" wp14:anchorId="7DDB93B9" wp14:editId="65E34DB4">
            <wp:extent cx="3530600" cy="8283575"/>
            <wp:effectExtent l="0" t="0" r="0" b="3175"/>
            <wp:docPr id="472418477"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18477" name="Bilde 1" descr="Et bilde som inneholder tekst, skjermbilde, Font, nummer&#10;&#10;KI-generert innhold kan være feil."/>
                    <pic:cNvPicPr/>
                  </pic:nvPicPr>
                  <pic:blipFill>
                    <a:blip r:embed="rId43">
                      <a:extLst>
                        <a:ext uri="{28A0092B-C50C-407E-A947-70E740481C1C}">
                          <a14:useLocalDpi xmlns:a14="http://schemas.microsoft.com/office/drawing/2010/main" val="0"/>
                        </a:ext>
                      </a:extLst>
                    </a:blip>
                    <a:stretch>
                      <a:fillRect/>
                    </a:stretch>
                  </pic:blipFill>
                  <pic:spPr>
                    <a:xfrm>
                      <a:off x="0" y="0"/>
                      <a:ext cx="3530600" cy="8283575"/>
                    </a:xfrm>
                    <a:prstGeom prst="rect">
                      <a:avLst/>
                    </a:prstGeom>
                  </pic:spPr>
                </pic:pic>
              </a:graphicData>
            </a:graphic>
          </wp:inline>
        </w:drawing>
      </w:r>
      <w:r>
        <w:rPr>
          <w:noProof/>
        </w:rPr>
        <mc:AlternateContent>
          <mc:Choice Requires="wps">
            <w:drawing>
              <wp:anchor distT="0" distB="0" distL="114300" distR="114300" simplePos="0" relativeHeight="251658245" behindDoc="0" locked="0" layoutInCell="1" allowOverlap="1" wp14:anchorId="06481ECC" wp14:editId="795602DC">
                <wp:simplePos x="0" y="0"/>
                <wp:positionH relativeFrom="column">
                  <wp:posOffset>1270</wp:posOffset>
                </wp:positionH>
                <wp:positionV relativeFrom="paragraph">
                  <wp:posOffset>8682355</wp:posOffset>
                </wp:positionV>
                <wp:extent cx="4081145" cy="635"/>
                <wp:effectExtent l="0" t="0" r="0" b="0"/>
                <wp:wrapSquare wrapText="bothSides"/>
                <wp:docPr id="235226679" name="Tekstboks 1"/>
                <wp:cNvGraphicFramePr/>
                <a:graphic xmlns:a="http://schemas.openxmlformats.org/drawingml/2006/main">
                  <a:graphicData uri="http://schemas.microsoft.com/office/word/2010/wordprocessingShape">
                    <wps:wsp>
                      <wps:cNvSpPr txBox="1"/>
                      <wps:spPr>
                        <a:xfrm>
                          <a:off x="0" y="0"/>
                          <a:ext cx="4081145" cy="635"/>
                        </a:xfrm>
                        <a:prstGeom prst="rect">
                          <a:avLst/>
                        </a:prstGeom>
                        <a:solidFill>
                          <a:prstClr val="white"/>
                        </a:solidFill>
                        <a:ln>
                          <a:noFill/>
                        </a:ln>
                      </wps:spPr>
                      <wps:txbx>
                        <w:txbxContent>
                          <w:p w14:paraId="08456024" w14:textId="558B661E" w:rsidR="00210005" w:rsidRPr="00210005" w:rsidRDefault="00210005" w:rsidP="00210005">
                            <w:pPr>
                              <w:pStyle w:val="Bildetekst"/>
                            </w:pPr>
                            <w:r>
                              <w:t xml:space="preserve">Figur </w:t>
                            </w:r>
                            <w:fldSimple w:instr=" SEQ Figur \* ARABIC "/>
                            <w:r>
                              <w:t xml:space="preserve">:Kode </w:t>
                            </w:r>
                            <w:r>
                              <w:t>ClockM funksjon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81ECC" id="_x0000_s1028" type="#_x0000_t202" style="position:absolute;margin-left:.1pt;margin-top:683.65pt;width:321.35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3FxGgIAAD8EAAAOAAAAZHJzL2Uyb0RvYy54bWysU8Fu2zAMvQ/YPwi6L06yti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" stroked="f">
                <v:textbox style="mso-fit-shape-to-text:t" inset="0,0,0,0">
                  <w:txbxContent>
                    <w:p w14:paraId="08456024" w14:textId="558B661E" w:rsidR="00210005" w:rsidRPr="00210005" w:rsidRDefault="00210005" w:rsidP="00210005">
                      <w:pPr>
                        <w:pStyle w:val="Bildetekst"/>
                      </w:pPr>
                      <w:r>
                        <w:t xml:space="preserve">Figur </w:t>
                      </w:r>
                      <w:fldSimple w:instr=" SEQ Figur \* ARABIC "/>
                      <w:r>
                        <w:t xml:space="preserve">:Kode </w:t>
                      </w:r>
                      <w:r>
                        <w:t>ClockM funksjon</w:t>
                      </w:r>
                    </w:p>
                  </w:txbxContent>
                </v:textbox>
                <w10:wrap type="square"/>
              </v:shape>
            </w:pict>
          </mc:Fallback>
        </mc:AlternateContent>
      </w:r>
    </w:p>
    <w:p w14:paraId="204DBDD1" w14:textId="77777777" w:rsidR="000F0B43" w:rsidRDefault="000F0B43" w:rsidP="00431B1C">
      <w:pPr>
        <w:keepNext/>
      </w:pPr>
    </w:p>
    <w:p w14:paraId="6FB6D944" w14:textId="48402EC3" w:rsidR="008B0033" w:rsidRDefault="00556414" w:rsidP="00431B1C">
      <w:pPr>
        <w:keepNext/>
      </w:pPr>
      <w:proofErr w:type="spellStart"/>
      <w:r>
        <w:t>ClockM</w:t>
      </w:r>
      <w:proofErr w:type="spellEnd"/>
      <w:r>
        <w:t xml:space="preserve"> </w:t>
      </w:r>
      <w:r w:rsidR="00EB49ED">
        <w:t xml:space="preserve">skriver </w:t>
      </w:r>
      <w:r w:rsidR="00004381">
        <w:t>hva</w:t>
      </w:r>
      <w:r w:rsidR="00EB49ED">
        <w:t xml:space="preserve"> «</w:t>
      </w:r>
      <w:proofErr w:type="spellStart"/>
      <w:r w:rsidR="00EB49ED">
        <w:t>wt</w:t>
      </w:r>
      <w:proofErr w:type="spellEnd"/>
      <w:r w:rsidR="00EB49ED">
        <w:t xml:space="preserve">» er </w:t>
      </w:r>
      <w:r w:rsidR="00004381">
        <w:t>defi</w:t>
      </w:r>
      <w:r w:rsidR="00701E71">
        <w:t>n</w:t>
      </w:r>
      <w:r w:rsidR="00004381">
        <w:t>ert som til LCD-skjerm</w:t>
      </w:r>
      <w:r w:rsidR="00701E71">
        <w:t xml:space="preserve">. Knapp 1 starter </w:t>
      </w:r>
      <w:proofErr w:type="spellStart"/>
      <w:r w:rsidR="00701E71">
        <w:t>Clock</w:t>
      </w:r>
      <w:proofErr w:type="spellEnd"/>
      <w:r w:rsidR="00701E71">
        <w:t xml:space="preserve"> med </w:t>
      </w:r>
      <w:r w:rsidR="00EE190A">
        <w:t>«</w:t>
      </w:r>
      <w:proofErr w:type="spellStart"/>
      <w:r w:rsidR="00EE190A">
        <w:t>wt</w:t>
      </w:r>
      <w:proofErr w:type="spellEnd"/>
      <w:r w:rsidR="00EE190A">
        <w:t>»</w:t>
      </w:r>
      <w:r w:rsidR="00BD0643">
        <w:t>.</w:t>
      </w:r>
      <w:r w:rsidR="00C82DD3">
        <w:t xml:space="preserve"> Knapp 2</w:t>
      </w:r>
      <w:r w:rsidR="00334536">
        <w:t xml:space="preserve"> </w:t>
      </w:r>
      <w:r w:rsidR="00D54AB4">
        <w:t>legger til 1 til</w:t>
      </w:r>
      <w:r w:rsidR="00685453">
        <w:t xml:space="preserve"> «</w:t>
      </w:r>
      <w:proofErr w:type="spellStart"/>
      <w:r w:rsidR="00685453">
        <w:t>wt</w:t>
      </w:r>
      <w:proofErr w:type="spellEnd"/>
      <w:r w:rsidR="00685453">
        <w:t xml:space="preserve">» og </w:t>
      </w:r>
      <w:r w:rsidR="00BD0643">
        <w:t>skriver ut ny verdi for «</w:t>
      </w:r>
      <w:proofErr w:type="spellStart"/>
      <w:r w:rsidR="00BD0643">
        <w:t>wt</w:t>
      </w:r>
      <w:proofErr w:type="spellEnd"/>
      <w:r w:rsidR="00BD0643">
        <w:t xml:space="preserve">». Knapp 3 trekker fra </w:t>
      </w:r>
      <w:r w:rsidR="00106AE2">
        <w:t xml:space="preserve">1 </w:t>
      </w:r>
      <w:r w:rsidR="00D54AB4">
        <w:t>fra «</w:t>
      </w:r>
      <w:proofErr w:type="spellStart"/>
      <w:r w:rsidR="00D54AB4">
        <w:t>wt</w:t>
      </w:r>
      <w:proofErr w:type="spellEnd"/>
      <w:r w:rsidR="00D54AB4">
        <w:t xml:space="preserve">» og skriver ut ny verdi for </w:t>
      </w:r>
      <w:r w:rsidR="00CF0272">
        <w:t>«</w:t>
      </w:r>
      <w:proofErr w:type="spellStart"/>
      <w:r w:rsidR="00CF0272">
        <w:t>wt</w:t>
      </w:r>
      <w:proofErr w:type="spellEnd"/>
      <w:r w:rsidR="00CF0272">
        <w:t>»</w:t>
      </w:r>
      <w:r w:rsidR="005D4FD0">
        <w:t xml:space="preserve"> </w:t>
      </w:r>
      <w:r w:rsidR="00CF0272">
        <w:t>til LCD-skjermen</w:t>
      </w:r>
      <w:r w:rsidR="000F0B43">
        <w:t>.</w:t>
      </w:r>
    </w:p>
    <w:p w14:paraId="35741842" w14:textId="77777777" w:rsidR="008B0033" w:rsidRDefault="008B0033" w:rsidP="00431B1C">
      <w:pPr>
        <w:keepNext/>
      </w:pPr>
    </w:p>
    <w:p w14:paraId="3E53F8BF" w14:textId="554C5C74" w:rsidR="000F0B43" w:rsidRDefault="007C2243" w:rsidP="00431B1C">
      <w:pPr>
        <w:keepNext/>
        <w:rPr>
          <w:b/>
          <w:sz w:val="22"/>
          <w:szCs w:val="22"/>
        </w:rPr>
      </w:pPr>
      <w:proofErr w:type="spellStart"/>
      <w:r w:rsidRPr="007C2243">
        <w:rPr>
          <w:b/>
          <w:bCs/>
          <w:sz w:val="22"/>
          <w:szCs w:val="22"/>
        </w:rPr>
        <w:t>PomodoroM</w:t>
      </w:r>
      <w:proofErr w:type="spellEnd"/>
    </w:p>
    <w:p w14:paraId="04DA9F50" w14:textId="77777777" w:rsidR="00431B1C" w:rsidRDefault="00431B1C" w:rsidP="00431B1C">
      <w:pPr>
        <w:keepNext/>
      </w:pPr>
      <w:r w:rsidRPr="00431B1C">
        <w:rPr>
          <w:b/>
          <w:bCs/>
          <w:noProof/>
          <w:color w:val="EE0000"/>
        </w:rPr>
        <w:drawing>
          <wp:inline distT="0" distB="0" distL="0" distR="0" wp14:anchorId="6E1C499B" wp14:editId="3D5FEC9C">
            <wp:extent cx="2983044" cy="6225340"/>
            <wp:effectExtent l="0" t="0" r="8255" b="4445"/>
            <wp:docPr id="1687884151"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84151" name="Bilde 1" descr="Et bilde som inneholder tekst, skjermbilde, Font, nummer&#10;&#10;KI-generert innhold kan være feil."/>
                    <pic:cNvPicPr/>
                  </pic:nvPicPr>
                  <pic:blipFill>
                    <a:blip r:embed="rId44"/>
                    <a:stretch>
                      <a:fillRect/>
                    </a:stretch>
                  </pic:blipFill>
                  <pic:spPr>
                    <a:xfrm>
                      <a:off x="0" y="0"/>
                      <a:ext cx="2994514" cy="6249276"/>
                    </a:xfrm>
                    <a:prstGeom prst="rect">
                      <a:avLst/>
                    </a:prstGeom>
                  </pic:spPr>
                </pic:pic>
              </a:graphicData>
            </a:graphic>
          </wp:inline>
        </w:drawing>
      </w:r>
    </w:p>
    <w:p w14:paraId="4BC3A963" w14:textId="444ABE1A" w:rsidR="00210005" w:rsidRDefault="00431B1C" w:rsidP="00431B1C">
      <w:pPr>
        <w:pStyle w:val="Bildetekst"/>
      </w:pPr>
      <w:r>
        <w:t xml:space="preserve">Figur </w:t>
      </w:r>
      <w:fldSimple w:instr=" SEQ Figur \* ARABIC "/>
      <w:r>
        <w:t xml:space="preserve">:Kode </w:t>
      </w:r>
      <w:proofErr w:type="spellStart"/>
      <w:r>
        <w:t>PomodoroM</w:t>
      </w:r>
      <w:proofErr w:type="spellEnd"/>
      <w:r>
        <w:t xml:space="preserve"> funksjon</w:t>
      </w:r>
    </w:p>
    <w:p w14:paraId="6D6371E8" w14:textId="1A99DF33" w:rsidR="007C2243" w:rsidRPr="007C2243" w:rsidRDefault="007C2243" w:rsidP="007C2243">
      <w:proofErr w:type="spellStart"/>
      <w:r>
        <w:t>PomodoroM</w:t>
      </w:r>
      <w:proofErr w:type="spellEnd"/>
      <w:r>
        <w:t xml:space="preserve"> er bygd opp veldig likt som </w:t>
      </w:r>
      <w:proofErr w:type="spellStart"/>
      <w:r>
        <w:t>ClockM</w:t>
      </w:r>
      <w:proofErr w:type="spellEnd"/>
      <w:r>
        <w:t xml:space="preserve">, men med et </w:t>
      </w:r>
      <w:r w:rsidR="00F044DB">
        <w:t>par forskjeller</w:t>
      </w:r>
      <w:r w:rsidR="00F863FC">
        <w:t xml:space="preserve">. </w:t>
      </w:r>
      <w:proofErr w:type="spellStart"/>
      <w:r w:rsidR="00F863FC">
        <w:t>While</w:t>
      </w:r>
      <w:proofErr w:type="spellEnd"/>
      <w:r w:rsidR="00F863FC">
        <w:t xml:space="preserve">-løkken er nøstet i en for-løkke </w:t>
      </w:r>
      <w:r w:rsidR="00B63746">
        <w:t xml:space="preserve">som kjører 5 ganger. </w:t>
      </w:r>
      <w:r w:rsidR="00DB7AC5">
        <w:t xml:space="preserve">Knapp 1 </w:t>
      </w:r>
      <w:r w:rsidR="00D96D1B">
        <w:t>har</w:t>
      </w:r>
      <w:r w:rsidR="00B81386">
        <w:t xml:space="preserve"> </w:t>
      </w:r>
      <w:proofErr w:type="gramStart"/>
      <w:r w:rsidR="00B81386">
        <w:t>en break</w:t>
      </w:r>
      <w:proofErr w:type="gramEnd"/>
      <w:r w:rsidR="00B005A5">
        <w:t xml:space="preserve"> istedenfor å kalle en funksjon</w:t>
      </w:r>
      <w:r w:rsidR="00202F3D">
        <w:t xml:space="preserve"> slik at man kjører gjennom </w:t>
      </w:r>
      <w:proofErr w:type="spellStart"/>
      <w:r w:rsidR="00202F3D">
        <w:t>while</w:t>
      </w:r>
      <w:proofErr w:type="spellEnd"/>
      <w:r w:rsidR="00202F3D">
        <w:t xml:space="preserve">-løkken </w:t>
      </w:r>
      <w:r w:rsidR="006D7B31">
        <w:t xml:space="preserve">5 ganger. De 5 variablene </w:t>
      </w:r>
      <w:r w:rsidR="00076249">
        <w:t>«</w:t>
      </w:r>
      <w:proofErr w:type="spellStart"/>
      <w:r w:rsidR="00076249">
        <w:t>wt</w:t>
      </w:r>
      <w:proofErr w:type="spellEnd"/>
      <w:r w:rsidR="00076249">
        <w:t>» «</w:t>
      </w:r>
      <w:proofErr w:type="spellStart"/>
      <w:r w:rsidR="00076249">
        <w:t>sbt</w:t>
      </w:r>
      <w:proofErr w:type="spellEnd"/>
      <w:r w:rsidR="00076249">
        <w:t>» «</w:t>
      </w:r>
      <w:proofErr w:type="spellStart"/>
      <w:r w:rsidR="00076249">
        <w:t>lbt</w:t>
      </w:r>
      <w:proofErr w:type="spellEnd"/>
      <w:r w:rsidR="00076249">
        <w:t>» «</w:t>
      </w:r>
      <w:proofErr w:type="spellStart"/>
      <w:r w:rsidR="00076249">
        <w:t>nsb</w:t>
      </w:r>
      <w:proofErr w:type="spellEnd"/>
      <w:r w:rsidR="00076249">
        <w:t>» og «</w:t>
      </w:r>
      <w:proofErr w:type="spellStart"/>
      <w:r w:rsidR="00076249">
        <w:t>nlb</w:t>
      </w:r>
      <w:proofErr w:type="spellEnd"/>
      <w:r w:rsidR="00076249">
        <w:t xml:space="preserve">» er lagret i en </w:t>
      </w:r>
      <w:proofErr w:type="spellStart"/>
      <w:r w:rsidR="00076249">
        <w:t>array</w:t>
      </w:r>
      <w:proofErr w:type="spellEnd"/>
      <w:r w:rsidR="00076249">
        <w:t xml:space="preserve"> </w:t>
      </w:r>
      <w:r w:rsidR="00297D36">
        <w:t xml:space="preserve">slik at man endre på </w:t>
      </w:r>
      <w:r w:rsidR="008F7022">
        <w:t xml:space="preserve">én av de ved hver </w:t>
      </w:r>
      <w:proofErr w:type="spellStart"/>
      <w:r w:rsidR="008F7022">
        <w:lastRenderedPageBreak/>
        <w:t>gjennomkjørelse</w:t>
      </w:r>
      <w:proofErr w:type="spellEnd"/>
      <w:r w:rsidR="008F7022">
        <w:t xml:space="preserve"> av </w:t>
      </w:r>
      <w:proofErr w:type="spellStart"/>
      <w:r w:rsidR="008F7022">
        <w:t>while</w:t>
      </w:r>
      <w:proofErr w:type="spellEnd"/>
      <w:r w:rsidR="008F7022">
        <w:t xml:space="preserve">-løkken. Når man har brutt ut av </w:t>
      </w:r>
      <w:proofErr w:type="spellStart"/>
      <w:r w:rsidR="008F7022">
        <w:t>while</w:t>
      </w:r>
      <w:proofErr w:type="spellEnd"/>
      <w:r w:rsidR="008F7022">
        <w:t xml:space="preserve">-løkken for femte gang </w:t>
      </w:r>
      <w:r w:rsidR="007415E5">
        <w:t>kalles</w:t>
      </w:r>
      <w:r w:rsidR="006D041B">
        <w:t xml:space="preserve"> Pomodoro med </w:t>
      </w:r>
      <w:proofErr w:type="spellStart"/>
      <w:r w:rsidR="007415E5">
        <w:t>variablende</w:t>
      </w:r>
      <w:proofErr w:type="spellEnd"/>
      <w:r w:rsidR="007415E5">
        <w:t xml:space="preserve"> lagret i </w:t>
      </w:r>
      <w:proofErr w:type="spellStart"/>
      <w:r w:rsidR="007415E5">
        <w:t>while</w:t>
      </w:r>
      <w:proofErr w:type="spellEnd"/>
      <w:r w:rsidR="007415E5">
        <w:t>-løkkene.</w:t>
      </w:r>
    </w:p>
    <w:p w14:paraId="2D36F2BC" w14:textId="77777777" w:rsidR="005C14D1" w:rsidRDefault="005C14D1" w:rsidP="007C2243"/>
    <w:p w14:paraId="2D43F08E" w14:textId="1E690DAE" w:rsidR="005C14D1" w:rsidRPr="00505B79" w:rsidRDefault="005C14D1" w:rsidP="007C2243">
      <w:pPr>
        <w:rPr>
          <w:b/>
          <w:sz w:val="22"/>
          <w:szCs w:val="22"/>
        </w:rPr>
      </w:pPr>
      <w:r w:rsidRPr="00505B79">
        <w:rPr>
          <w:b/>
          <w:bCs/>
          <w:sz w:val="22"/>
          <w:szCs w:val="22"/>
        </w:rPr>
        <w:t>Defin</w:t>
      </w:r>
      <w:r w:rsidR="00505B79" w:rsidRPr="00505B79">
        <w:rPr>
          <w:b/>
          <w:bCs/>
          <w:sz w:val="22"/>
          <w:szCs w:val="22"/>
        </w:rPr>
        <w:t>ering av variabler</w:t>
      </w:r>
    </w:p>
    <w:p w14:paraId="1853CC1B" w14:textId="77777777" w:rsidR="00210005" w:rsidRDefault="00210005" w:rsidP="002E665E">
      <w:pPr>
        <w:keepNext/>
        <w:rPr>
          <w:b/>
          <w:bCs/>
          <w:color w:val="EE0000"/>
        </w:rPr>
      </w:pPr>
    </w:p>
    <w:p w14:paraId="2FACE181" w14:textId="77777777" w:rsidR="00505B79" w:rsidRDefault="005C14D1" w:rsidP="00505B79">
      <w:pPr>
        <w:keepNext/>
      </w:pPr>
      <w:r w:rsidRPr="005C14D1">
        <w:rPr>
          <w:b/>
          <w:bCs/>
          <w:noProof/>
          <w:color w:val="EE0000"/>
        </w:rPr>
        <w:drawing>
          <wp:inline distT="0" distB="0" distL="0" distR="0" wp14:anchorId="52958F46" wp14:editId="2FF91B46">
            <wp:extent cx="4881118" cy="4825282"/>
            <wp:effectExtent l="0" t="0" r="0" b="0"/>
            <wp:docPr id="61815279" name="Bilde 1" descr="Et bilde som inneholder teks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5279" name="Bilde 1" descr="Et bilde som inneholder tekst, skjermbilde&#10;&#10;KI-generert innhold kan være feil."/>
                    <pic:cNvPicPr/>
                  </pic:nvPicPr>
                  <pic:blipFill>
                    <a:blip r:embed="rId45"/>
                    <a:stretch>
                      <a:fillRect/>
                    </a:stretch>
                  </pic:blipFill>
                  <pic:spPr>
                    <a:xfrm>
                      <a:off x="0" y="0"/>
                      <a:ext cx="4884526" cy="4828651"/>
                    </a:xfrm>
                    <a:prstGeom prst="rect">
                      <a:avLst/>
                    </a:prstGeom>
                  </pic:spPr>
                </pic:pic>
              </a:graphicData>
            </a:graphic>
          </wp:inline>
        </w:drawing>
      </w:r>
    </w:p>
    <w:p w14:paraId="7F2CB0A2" w14:textId="6598D2A1" w:rsidR="0025330A" w:rsidRDefault="00505B79" w:rsidP="00505B79">
      <w:pPr>
        <w:pStyle w:val="Bildetekst"/>
      </w:pPr>
      <w:bookmarkStart w:id="27" w:name="_Ref206768311"/>
      <w:r>
        <w:t xml:space="preserve">Figur </w:t>
      </w:r>
      <w:fldSimple w:instr=" SEQ Figur \* ARABIC ">
        <w:r>
          <w:rPr>
            <w:noProof/>
          </w:rPr>
          <w:t>15</w:t>
        </w:r>
      </w:fldSimple>
      <w:bookmarkEnd w:id="27"/>
      <w:r>
        <w:t>:kode for definering av variabler</w:t>
      </w:r>
    </w:p>
    <w:p w14:paraId="3D5A1D47" w14:textId="54CBD7DF" w:rsidR="00505B79" w:rsidRPr="00505B79" w:rsidRDefault="0034160F" w:rsidP="00505B79">
      <w:r>
        <w:t xml:space="preserve">I tillegg til </w:t>
      </w:r>
      <w:r w:rsidR="00445CDE">
        <w:t>funksjonene defineres det i starten av koden en re</w:t>
      </w:r>
      <w:r w:rsidR="003F274D">
        <w:t xml:space="preserve">kke variabler som vist i </w:t>
      </w:r>
      <w:r w:rsidR="003F274D">
        <w:fldChar w:fldCharType="begin"/>
      </w:r>
      <w:r w:rsidR="003F274D">
        <w:instrText xml:space="preserve"> REF _Ref206768311 \h </w:instrText>
      </w:r>
      <w:r w:rsidR="003F274D">
        <w:fldChar w:fldCharType="separate"/>
      </w:r>
      <w:r w:rsidR="003F274D">
        <w:t xml:space="preserve">Figur </w:t>
      </w:r>
      <w:r w:rsidR="003F274D">
        <w:rPr>
          <w:noProof/>
        </w:rPr>
        <w:t>15</w:t>
      </w:r>
      <w:r w:rsidR="003F274D">
        <w:fldChar w:fldCharType="end"/>
      </w:r>
      <w:r w:rsidR="00E14A51">
        <w:t xml:space="preserve">. Først defineres hvilke pinner på </w:t>
      </w:r>
      <w:proofErr w:type="spellStart"/>
      <w:r w:rsidR="00E14A51">
        <w:t>Arduinoen</w:t>
      </w:r>
      <w:proofErr w:type="spellEnd"/>
      <w:r w:rsidR="00E14A51">
        <w:t xml:space="preserve"> lysdioder, </w:t>
      </w:r>
      <w:r w:rsidR="00A85068">
        <w:t xml:space="preserve">knapper og </w:t>
      </w:r>
      <w:proofErr w:type="spellStart"/>
      <w:r w:rsidR="00A85068">
        <w:t>buzzer</w:t>
      </w:r>
      <w:proofErr w:type="spellEnd"/>
      <w:r w:rsidR="00A85068">
        <w:t xml:space="preserve"> står på. Deretter </w:t>
      </w:r>
      <w:r w:rsidR="00187D3F">
        <w:t>defineres LCD-skjermen og pilen</w:t>
      </w:r>
      <w:r w:rsidR="00DB63CA">
        <w:t>. Til slutt defineres startverdier for «</w:t>
      </w:r>
      <w:proofErr w:type="spellStart"/>
      <w:r w:rsidR="00DB63CA">
        <w:t>wt</w:t>
      </w:r>
      <w:proofErr w:type="spellEnd"/>
      <w:r w:rsidR="00DB63CA">
        <w:t>», «</w:t>
      </w:r>
      <w:proofErr w:type="spellStart"/>
      <w:r w:rsidR="00DB63CA">
        <w:t>sbt</w:t>
      </w:r>
      <w:proofErr w:type="spellEnd"/>
      <w:r w:rsidR="00DB63CA">
        <w:t>»</w:t>
      </w:r>
      <w:r w:rsidR="00FA5F11">
        <w:t>, «</w:t>
      </w:r>
      <w:proofErr w:type="spellStart"/>
      <w:r w:rsidR="00FA5F11">
        <w:t>lbt</w:t>
      </w:r>
      <w:proofErr w:type="spellEnd"/>
      <w:r w:rsidR="00FA5F11">
        <w:t>» «</w:t>
      </w:r>
      <w:proofErr w:type="spellStart"/>
      <w:r w:rsidR="00FA5F11">
        <w:t>nsb</w:t>
      </w:r>
      <w:proofErr w:type="spellEnd"/>
      <w:r w:rsidR="00FA5F11">
        <w:t>» og «</w:t>
      </w:r>
      <w:proofErr w:type="spellStart"/>
      <w:r w:rsidR="00FA5F11">
        <w:t>nlb</w:t>
      </w:r>
      <w:proofErr w:type="spellEnd"/>
      <w:r w:rsidR="00FA5F11">
        <w:t xml:space="preserve">» </w:t>
      </w:r>
      <w:r w:rsidR="00D122C0">
        <w:t xml:space="preserve">og de settes </w:t>
      </w:r>
      <w:r w:rsidR="00A236DC">
        <w:t xml:space="preserve">i en </w:t>
      </w:r>
      <w:proofErr w:type="spellStart"/>
      <w:r w:rsidR="00A236DC">
        <w:t>array</w:t>
      </w:r>
      <w:proofErr w:type="spellEnd"/>
      <w:r w:rsidR="00E86012">
        <w:t xml:space="preserve">. Det defineres også en </w:t>
      </w:r>
      <w:proofErr w:type="spellStart"/>
      <w:r w:rsidR="00E86012">
        <w:t>array</w:t>
      </w:r>
      <w:proofErr w:type="spellEnd"/>
      <w:r w:rsidR="00E86012">
        <w:t xml:space="preserve"> med teksten som skal </w:t>
      </w:r>
      <w:proofErr w:type="spellStart"/>
      <w:r w:rsidR="00E86012">
        <w:t>printes</w:t>
      </w:r>
      <w:proofErr w:type="spellEnd"/>
      <w:r w:rsidR="00E86012">
        <w:t xml:space="preserve"> ut for hver iterasjon av for løkken i </w:t>
      </w:r>
      <w:proofErr w:type="spellStart"/>
      <w:r w:rsidR="00E86012">
        <w:t>PomodoroM</w:t>
      </w:r>
      <w:proofErr w:type="spellEnd"/>
      <w:r w:rsidR="003F61A5">
        <w:t>.</w:t>
      </w:r>
    </w:p>
    <w:p w14:paraId="52305846" w14:textId="361CFE9A" w:rsidR="00E86012" w:rsidRPr="00505B79" w:rsidRDefault="00B32F52" w:rsidP="00505B79">
      <w:r>
        <w:t xml:space="preserve">I </w:t>
      </w:r>
      <w:r w:rsidR="00817A48">
        <w:t>S</w:t>
      </w:r>
      <w:r>
        <w:t>etup funksjonen</w:t>
      </w:r>
      <w:r w:rsidR="00817A48">
        <w:t xml:space="preserve"> </w:t>
      </w:r>
      <w:r w:rsidR="003B32DF">
        <w:t xml:space="preserve">settes </w:t>
      </w:r>
      <w:r w:rsidR="004D33BE">
        <w:t xml:space="preserve">LED-dioder og </w:t>
      </w:r>
      <w:proofErr w:type="spellStart"/>
      <w:r w:rsidR="004D33BE">
        <w:t>buzzer</w:t>
      </w:r>
      <w:proofErr w:type="spellEnd"/>
      <w:r w:rsidR="004D33BE">
        <w:t xml:space="preserve"> til output og knapper til input</w:t>
      </w:r>
      <w:r w:rsidR="00CC78B6">
        <w:t xml:space="preserve"> og</w:t>
      </w:r>
      <w:r w:rsidR="004D33BE">
        <w:t xml:space="preserve"> LCD-skjermen startes </w:t>
      </w:r>
      <w:r w:rsidR="00CC78B6">
        <w:t>opp.</w:t>
      </w:r>
    </w:p>
    <w:p w14:paraId="3142681E" w14:textId="0FA953BC" w:rsidR="00CC78B6" w:rsidRPr="00505B79" w:rsidRDefault="00CC78B6" w:rsidP="00505B79">
      <w:r>
        <w:t xml:space="preserve">I loop funksjonen kalles </w:t>
      </w:r>
      <w:r w:rsidR="00DE0D4B">
        <w:t>så Menu for å starte menydelen av koden</w:t>
      </w:r>
      <w:r w:rsidR="003C7011">
        <w:t>.</w:t>
      </w:r>
    </w:p>
    <w:p w14:paraId="22A4CF5E" w14:textId="77777777" w:rsidR="00505B79" w:rsidRDefault="00505B79" w:rsidP="002E665E">
      <w:pPr>
        <w:keepNext/>
        <w:rPr>
          <w:b/>
          <w:bCs/>
          <w:color w:val="EE0000"/>
        </w:rPr>
      </w:pPr>
    </w:p>
    <w:p w14:paraId="43E8D582" w14:textId="77777777" w:rsidR="00505B79" w:rsidRDefault="00505B79" w:rsidP="002E665E">
      <w:pPr>
        <w:keepNext/>
        <w:rPr>
          <w:b/>
          <w:bCs/>
          <w:color w:val="EE0000"/>
        </w:rPr>
      </w:pPr>
    </w:p>
    <w:p w14:paraId="6F7EE93B" w14:textId="77777777" w:rsidR="002E665E" w:rsidRPr="002E665E" w:rsidRDefault="002E665E" w:rsidP="002E665E">
      <w:pPr>
        <w:keepNext/>
        <w:rPr>
          <w:color w:val="EE0000"/>
        </w:rPr>
      </w:pPr>
      <w:r w:rsidRPr="002E665E">
        <w:rPr>
          <w:b/>
          <w:bCs/>
          <w:color w:val="EE0000"/>
        </w:rPr>
        <w:t>Formål:</w:t>
      </w:r>
      <w:r w:rsidRPr="002E665E">
        <w:rPr>
          <w:color w:val="EE0000"/>
        </w:rPr>
        <w:t xml:space="preserve"> Forklare hvordan koden er organisert og fungerer.</w:t>
      </w:r>
    </w:p>
    <w:p w14:paraId="72C67358" w14:textId="77777777" w:rsidR="002E665E" w:rsidRPr="002E665E" w:rsidRDefault="002E665E" w:rsidP="002E665E">
      <w:pPr>
        <w:keepNext/>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4243DB00" w14:textId="77777777" w:rsidR="002E665E" w:rsidRPr="002E665E" w:rsidRDefault="002E665E" w:rsidP="00133E2C">
      <w:pPr>
        <w:keepNext/>
        <w:numPr>
          <w:ilvl w:val="0"/>
          <w:numId w:val="19"/>
        </w:numPr>
        <w:rPr>
          <w:color w:val="EE0000"/>
          <w:lang w:val="en-US"/>
        </w:rPr>
      </w:pPr>
      <w:proofErr w:type="spellStart"/>
      <w:r w:rsidRPr="002E665E">
        <w:rPr>
          <w:color w:val="EE0000"/>
          <w:lang w:val="en-US"/>
        </w:rPr>
        <w:t>Hvilke</w:t>
      </w:r>
      <w:proofErr w:type="spellEnd"/>
      <w:r w:rsidRPr="002E665E">
        <w:rPr>
          <w:color w:val="EE0000"/>
          <w:lang w:val="en-US"/>
        </w:rPr>
        <w:t xml:space="preserve"> </w:t>
      </w:r>
      <w:proofErr w:type="spellStart"/>
      <w:r w:rsidRPr="002E665E">
        <w:rPr>
          <w:color w:val="EE0000"/>
          <w:lang w:val="en-US"/>
        </w:rPr>
        <w:t>hovedfunksjoner</w:t>
      </w:r>
      <w:proofErr w:type="spellEnd"/>
      <w:r w:rsidRPr="002E665E">
        <w:rPr>
          <w:color w:val="EE0000"/>
          <w:lang w:val="en-US"/>
        </w:rPr>
        <w:t xml:space="preserve"> </w:t>
      </w:r>
      <w:proofErr w:type="spellStart"/>
      <w:r w:rsidRPr="002E665E">
        <w:rPr>
          <w:color w:val="EE0000"/>
          <w:lang w:val="en-US"/>
        </w:rPr>
        <w:t>har</w:t>
      </w:r>
      <w:proofErr w:type="spellEnd"/>
      <w:r w:rsidRPr="002E665E">
        <w:rPr>
          <w:color w:val="EE0000"/>
          <w:lang w:val="en-US"/>
        </w:rPr>
        <w:t xml:space="preserve"> </w:t>
      </w:r>
      <w:proofErr w:type="spellStart"/>
      <w:r w:rsidRPr="002E665E">
        <w:rPr>
          <w:color w:val="EE0000"/>
          <w:lang w:val="en-US"/>
        </w:rPr>
        <w:t>koden</w:t>
      </w:r>
      <w:proofErr w:type="spellEnd"/>
      <w:r w:rsidRPr="002E665E">
        <w:rPr>
          <w:color w:val="EE0000"/>
          <w:lang w:val="en-US"/>
        </w:rPr>
        <w:t>?</w:t>
      </w:r>
    </w:p>
    <w:p w14:paraId="4035555C" w14:textId="77777777" w:rsidR="002E665E" w:rsidRPr="002E665E" w:rsidRDefault="002E665E" w:rsidP="00133E2C">
      <w:pPr>
        <w:keepNext/>
        <w:numPr>
          <w:ilvl w:val="0"/>
          <w:numId w:val="19"/>
        </w:numPr>
        <w:rPr>
          <w:color w:val="EE0000"/>
        </w:rPr>
      </w:pPr>
      <w:r w:rsidRPr="002E665E">
        <w:rPr>
          <w:color w:val="EE0000"/>
        </w:rPr>
        <w:t>Bruk flytskjema, tilstandsdiagram eller pseudokode for å illustrere.</w:t>
      </w:r>
    </w:p>
    <w:p w14:paraId="0F4D7788" w14:textId="77777777" w:rsidR="002E665E" w:rsidRPr="002E665E" w:rsidRDefault="002E665E" w:rsidP="00133E2C">
      <w:pPr>
        <w:keepNext/>
        <w:numPr>
          <w:ilvl w:val="0"/>
          <w:numId w:val="19"/>
        </w:numPr>
        <w:rPr>
          <w:color w:val="EE0000"/>
        </w:rPr>
      </w:pPr>
      <w:r w:rsidRPr="002E665E">
        <w:rPr>
          <w:color w:val="EE0000"/>
        </w:rPr>
        <w:t>Hvordan er sensoravlesning, prosessering, datalagring og kommunikasjon strukturert?</w:t>
      </w:r>
    </w:p>
    <w:p w14:paraId="1A100D1D" w14:textId="51BE5EF3" w:rsidR="002E665E" w:rsidRPr="002E665E" w:rsidRDefault="002E665E" w:rsidP="002E665E">
      <w:pPr>
        <w:keepNext/>
        <w:ind w:left="360"/>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"Programmet består av tre hovedfunksjoner: </w:t>
      </w:r>
      <w:proofErr w:type="spellStart"/>
      <w:r w:rsidRPr="002E665E">
        <w:rPr>
          <w:i/>
          <w:iCs/>
          <w:color w:val="EE0000"/>
        </w:rPr>
        <w:t>read_</w:t>
      </w:r>
      <w:proofErr w:type="gramStart"/>
      <w:r w:rsidRPr="002E665E">
        <w:rPr>
          <w:i/>
          <w:iCs/>
          <w:color w:val="EE0000"/>
        </w:rPr>
        <w:t>sensor</w:t>
      </w:r>
      <w:proofErr w:type="spellEnd"/>
      <w:r w:rsidRPr="002E665E">
        <w:rPr>
          <w:i/>
          <w:iCs/>
          <w:color w:val="EE0000"/>
        </w:rPr>
        <w:t>(</w:t>
      </w:r>
      <w:proofErr w:type="gramEnd"/>
      <w:r w:rsidRPr="002E665E">
        <w:rPr>
          <w:i/>
          <w:iCs/>
          <w:color w:val="EE0000"/>
        </w:rPr>
        <w:t xml:space="preserve">), </w:t>
      </w:r>
      <w:proofErr w:type="spellStart"/>
      <w:r w:rsidRPr="002E665E">
        <w:rPr>
          <w:i/>
          <w:iCs/>
          <w:color w:val="EE0000"/>
        </w:rPr>
        <w:t>process_</w:t>
      </w:r>
      <w:proofErr w:type="gramStart"/>
      <w:r w:rsidRPr="002E665E">
        <w:rPr>
          <w:i/>
          <w:iCs/>
          <w:color w:val="EE0000"/>
        </w:rPr>
        <w:t>data</w:t>
      </w:r>
      <w:proofErr w:type="spellEnd"/>
      <w:r w:rsidRPr="002E665E">
        <w:rPr>
          <w:i/>
          <w:iCs/>
          <w:color w:val="EE0000"/>
        </w:rPr>
        <w:t>(</w:t>
      </w:r>
      <w:proofErr w:type="gramEnd"/>
      <w:r w:rsidRPr="002E665E">
        <w:rPr>
          <w:i/>
          <w:iCs/>
          <w:color w:val="EE0000"/>
        </w:rPr>
        <w:t xml:space="preserve">), og </w:t>
      </w:r>
      <w:proofErr w:type="spellStart"/>
      <w:r w:rsidRPr="002E665E">
        <w:rPr>
          <w:i/>
          <w:iCs/>
          <w:color w:val="EE0000"/>
        </w:rPr>
        <w:t>send_to_</w:t>
      </w:r>
      <w:proofErr w:type="gramStart"/>
      <w:r w:rsidRPr="002E665E">
        <w:rPr>
          <w:i/>
          <w:iCs/>
          <w:color w:val="EE0000"/>
        </w:rPr>
        <w:t>server</w:t>
      </w:r>
      <w:proofErr w:type="spellEnd"/>
      <w:r w:rsidRPr="002E665E">
        <w:rPr>
          <w:i/>
          <w:iCs/>
          <w:color w:val="EE0000"/>
        </w:rPr>
        <w:t>(</w:t>
      </w:r>
      <w:proofErr w:type="gramEnd"/>
      <w:r w:rsidRPr="002E665E">
        <w:rPr>
          <w:i/>
          <w:iCs/>
          <w:color w:val="EE0000"/>
        </w:rPr>
        <w:t xml:space="preserve">). Disse kjøres i </w:t>
      </w:r>
      <w:proofErr w:type="spellStart"/>
      <w:r w:rsidRPr="002E665E">
        <w:rPr>
          <w:i/>
          <w:iCs/>
          <w:color w:val="EE0000"/>
        </w:rPr>
        <w:t>hovedløkken</w:t>
      </w:r>
      <w:proofErr w:type="spellEnd"/>
      <w:r w:rsidRPr="002E665E">
        <w:rPr>
          <w:i/>
          <w:iCs/>
          <w:color w:val="EE0000"/>
        </w:rPr>
        <w:t xml:space="preserve"> (</w:t>
      </w:r>
      <w:proofErr w:type="gramStart"/>
      <w:r w:rsidRPr="002E665E">
        <w:rPr>
          <w:i/>
          <w:iCs/>
          <w:color w:val="EE0000"/>
        </w:rPr>
        <w:t>loop(</w:t>
      </w:r>
      <w:proofErr w:type="gramEnd"/>
      <w:r w:rsidRPr="002E665E">
        <w:rPr>
          <w:i/>
          <w:iCs/>
          <w:color w:val="EE0000"/>
        </w:rPr>
        <w:t>)) med intervaller."</w:t>
      </w:r>
    </w:p>
    <w:p w14:paraId="65CC2481" w14:textId="77777777" w:rsidR="002E665E" w:rsidRDefault="002E665E"/>
    <w:p w14:paraId="38E29EBC" w14:textId="77777777" w:rsidR="00210005" w:rsidRDefault="00210005"/>
    <w:p w14:paraId="691E1BA5" w14:textId="77777777" w:rsidR="00210005" w:rsidRDefault="00210005"/>
    <w:p w14:paraId="7706B85B" w14:textId="77777777" w:rsidR="00210005" w:rsidRDefault="00210005"/>
    <w:p w14:paraId="1700EE86" w14:textId="77777777" w:rsidR="00210005" w:rsidRDefault="00210005"/>
    <w:p w14:paraId="13D49967" w14:textId="2487B3CC" w:rsidR="002E665E" w:rsidRDefault="002E665E">
      <w:r>
        <w:rPr>
          <w:noProof/>
        </w:rPr>
        <w:drawing>
          <wp:inline distT="0" distB="0" distL="0" distR="0" wp14:anchorId="4CCDF3C7" wp14:editId="782B4B06">
            <wp:extent cx="5939790" cy="3962400"/>
            <wp:effectExtent l="0" t="0" r="3810" b="0"/>
            <wp:docPr id="1283877414" name="Picture 1" descr="The general flow chart of the Arduino firmware (Arduino cod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he general flow chart of the Arduino firmware (Arduino code). | Download  Scientific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9790" cy="3962400"/>
                    </a:xfrm>
                    <a:prstGeom prst="rect">
                      <a:avLst/>
                    </a:prstGeom>
                    <a:noFill/>
                    <a:ln>
                      <a:noFill/>
                    </a:ln>
                  </pic:spPr>
                </pic:pic>
              </a:graphicData>
            </a:graphic>
          </wp:inline>
        </w:drawing>
      </w:r>
      <w:r>
        <w:br w:type="page"/>
      </w:r>
    </w:p>
    <w:p w14:paraId="2F1D880A" w14:textId="77777777" w:rsidR="00AB3165" w:rsidRDefault="00AB3165" w:rsidP="00974E27">
      <w:pPr>
        <w:keepNext/>
      </w:pPr>
    </w:p>
    <w:p w14:paraId="58EAACC6" w14:textId="12B58BF1" w:rsidR="00974E27" w:rsidRDefault="00974E27" w:rsidP="00974E27">
      <w:pPr>
        <w:pStyle w:val="Overskrift3"/>
      </w:pPr>
      <w:bookmarkStart w:id="28" w:name="_Toc841779997"/>
      <w:r>
        <w:t>Utvikling av firmware</w:t>
      </w:r>
      <w:bookmarkEnd w:id="28"/>
      <w:r>
        <w:t xml:space="preserve"> </w:t>
      </w:r>
    </w:p>
    <w:p w14:paraId="547FA33C" w14:textId="77777777" w:rsidR="002E665E" w:rsidRPr="002E665E" w:rsidRDefault="002E665E" w:rsidP="002E665E">
      <w:r w:rsidRPr="002E665E">
        <w:rPr>
          <w:b/>
          <w:bCs/>
        </w:rPr>
        <w:t>Formål:</w:t>
      </w:r>
      <w:r w:rsidRPr="002E665E">
        <w:t xml:space="preserve"> Gi innsikt i hvordan </w:t>
      </w:r>
      <w:proofErr w:type="spellStart"/>
      <w:r w:rsidRPr="002E665E">
        <w:t>sensordata</w:t>
      </w:r>
      <w:proofErr w:type="spellEnd"/>
      <w:r w:rsidRPr="002E665E">
        <w:t xml:space="preserve"> leses og behandles.</w:t>
      </w:r>
    </w:p>
    <w:p w14:paraId="3FA61322" w14:textId="77777777" w:rsidR="002E665E" w:rsidRPr="002E665E" w:rsidRDefault="002E665E" w:rsidP="002E665E">
      <w:pPr>
        <w:rPr>
          <w:lang w:val="en-US"/>
        </w:rPr>
      </w:pPr>
      <w:proofErr w:type="spellStart"/>
      <w:r w:rsidRPr="002E665E">
        <w:rPr>
          <w:b/>
          <w:bCs/>
          <w:lang w:val="en-US"/>
        </w:rPr>
        <w:t>Hjelpetekst</w:t>
      </w:r>
      <w:proofErr w:type="spellEnd"/>
      <w:r w:rsidRPr="002E665E">
        <w:rPr>
          <w:b/>
          <w:bCs/>
          <w:lang w:val="en-US"/>
        </w:rPr>
        <w:t>:</w:t>
      </w:r>
    </w:p>
    <w:p w14:paraId="6138CD20" w14:textId="77777777" w:rsidR="002E665E" w:rsidRPr="002E665E" w:rsidRDefault="002E665E" w:rsidP="00133E2C">
      <w:pPr>
        <w:numPr>
          <w:ilvl w:val="0"/>
          <w:numId w:val="20"/>
        </w:numPr>
      </w:pPr>
      <w:r w:rsidRPr="002E665E">
        <w:t>Hvordan hentes data fra sensoren?</w:t>
      </w:r>
    </w:p>
    <w:p w14:paraId="5B22334B" w14:textId="77777777" w:rsidR="002E665E" w:rsidRPr="002E665E" w:rsidRDefault="002E665E" w:rsidP="00133E2C">
      <w:pPr>
        <w:numPr>
          <w:ilvl w:val="0"/>
          <w:numId w:val="20"/>
        </w:numPr>
      </w:pPr>
      <w:r w:rsidRPr="002E665E">
        <w:t xml:space="preserve">Er det brukt kalibrering, </w:t>
      </w:r>
      <w:proofErr w:type="gramStart"/>
      <w:r w:rsidRPr="002E665E">
        <w:t>filtrering,</w:t>
      </w:r>
      <w:proofErr w:type="gramEnd"/>
      <w:r w:rsidRPr="002E665E">
        <w:t xml:space="preserve"> gjennomsnitt?</w:t>
      </w:r>
    </w:p>
    <w:p w14:paraId="4A16A8F3" w14:textId="77777777" w:rsidR="002E665E" w:rsidRPr="002E665E" w:rsidRDefault="002E665E" w:rsidP="00133E2C">
      <w:pPr>
        <w:numPr>
          <w:ilvl w:val="0"/>
          <w:numId w:val="20"/>
        </w:numPr>
      </w:pPr>
      <w:r w:rsidRPr="002E665E">
        <w:t>Hvilken samplingfrekvens og nøyaktighet er valgt?</w:t>
      </w:r>
    </w:p>
    <w:p w14:paraId="625C50E9" w14:textId="693F1654" w:rsidR="002E665E" w:rsidRPr="002E665E" w:rsidRDefault="002E665E" w:rsidP="002E665E">
      <w:pPr>
        <w:rPr>
          <w:i/>
          <w:iCs/>
        </w:rPr>
      </w:pPr>
      <w:r w:rsidRPr="002E665E">
        <w:rPr>
          <w:i/>
          <w:iCs/>
        </w:rPr>
        <w:t>Kodesnutt eksempel (kommentert):</w:t>
      </w:r>
    </w:p>
    <w:p w14:paraId="26F47908"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1. </w:t>
      </w:r>
      <w:proofErr w:type="spellStart"/>
      <w:r>
        <w:rPr>
          <w:rFonts w:ascii="Consolas" w:hAnsi="Consolas" w:cs="Courier New"/>
          <w:b/>
          <w:bCs/>
          <w:color w:val="66CCFF"/>
          <w:sz w:val="17"/>
          <w:szCs w:val="17"/>
        </w:rPr>
        <w:t>int</w:t>
      </w:r>
      <w:proofErr w:type="spellEnd"/>
      <w:r>
        <w:rPr>
          <w:rFonts w:ascii="Consolas" w:hAnsi="Consolas" w:cs="Courier New"/>
          <w:color w:val="FFFFFF"/>
          <w:sz w:val="17"/>
          <w:szCs w:val="17"/>
        </w:rPr>
        <w:t xml:space="preserve"> </w:t>
      </w:r>
      <w:proofErr w:type="spellStart"/>
      <w:r>
        <w:rPr>
          <w:rFonts w:ascii="Consolas" w:hAnsi="Consolas" w:cs="Courier New"/>
          <w:color w:val="FFFFFF"/>
          <w:sz w:val="17"/>
          <w:szCs w:val="17"/>
        </w:rPr>
        <w:t>rawValue</w:t>
      </w:r>
      <w:proofErr w:type="spellEnd"/>
      <w:r>
        <w:rPr>
          <w:rFonts w:ascii="Consolas" w:hAnsi="Consolas" w:cs="Courier New"/>
          <w:color w:val="FFFFFF"/>
          <w:sz w:val="17"/>
          <w:szCs w:val="17"/>
        </w:rPr>
        <w:t xml:space="preserve"> = </w:t>
      </w:r>
      <w:proofErr w:type="spellStart"/>
      <w:r>
        <w:rPr>
          <w:rFonts w:ascii="Consolas" w:hAnsi="Consolas" w:cs="Courier New"/>
          <w:color w:val="FFFFFF"/>
          <w:sz w:val="17"/>
          <w:szCs w:val="17"/>
        </w:rPr>
        <w:t>analogRead</w:t>
      </w:r>
      <w:proofErr w:type="spellEnd"/>
      <w:r>
        <w:rPr>
          <w:rFonts w:ascii="Consolas" w:hAnsi="Consolas" w:cs="Courier New"/>
          <w:color w:val="FFFFFF"/>
          <w:sz w:val="17"/>
          <w:szCs w:val="17"/>
        </w:rPr>
        <w:t xml:space="preserve">(A0); </w:t>
      </w:r>
      <w:r>
        <w:rPr>
          <w:rFonts w:ascii="Consolas" w:hAnsi="Consolas" w:cs="Courier New"/>
          <w:i/>
          <w:iCs/>
          <w:color w:val="888888"/>
          <w:sz w:val="17"/>
          <w:szCs w:val="17"/>
        </w:rPr>
        <w:t>// Leser analogverdi fra Hall-sensor</w:t>
      </w:r>
    </w:p>
    <w:p w14:paraId="0BD3EB6C"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2. </w:t>
      </w:r>
      <w:r>
        <w:rPr>
          <w:rFonts w:ascii="Consolas" w:hAnsi="Consolas" w:cs="Courier New"/>
          <w:b/>
          <w:bCs/>
          <w:color w:val="66CCFF"/>
          <w:sz w:val="17"/>
          <w:szCs w:val="17"/>
        </w:rPr>
        <w:t>float</w:t>
      </w:r>
      <w:r>
        <w:rPr>
          <w:rFonts w:ascii="Consolas" w:hAnsi="Consolas" w:cs="Courier New"/>
          <w:color w:val="FFFFFF"/>
          <w:sz w:val="17"/>
          <w:szCs w:val="17"/>
        </w:rPr>
        <w:t xml:space="preserve"> </w:t>
      </w:r>
      <w:proofErr w:type="spellStart"/>
      <w:r>
        <w:rPr>
          <w:rFonts w:ascii="Consolas" w:hAnsi="Consolas" w:cs="Courier New"/>
          <w:color w:val="FFFFFF"/>
          <w:sz w:val="17"/>
          <w:szCs w:val="17"/>
        </w:rPr>
        <w:t>current</w:t>
      </w:r>
      <w:proofErr w:type="spellEnd"/>
      <w:r>
        <w:rPr>
          <w:rFonts w:ascii="Consolas" w:hAnsi="Consolas" w:cs="Courier New"/>
          <w:color w:val="FFFFFF"/>
          <w:sz w:val="17"/>
          <w:szCs w:val="17"/>
        </w:rPr>
        <w:t xml:space="preserve"> = (</w:t>
      </w:r>
      <w:proofErr w:type="spellStart"/>
      <w:r>
        <w:rPr>
          <w:rFonts w:ascii="Consolas" w:hAnsi="Consolas" w:cs="Courier New"/>
          <w:color w:val="FFFFFF"/>
          <w:sz w:val="17"/>
          <w:szCs w:val="17"/>
        </w:rPr>
        <w:t>rawValue</w:t>
      </w:r>
      <w:proofErr w:type="spellEnd"/>
      <w:r>
        <w:rPr>
          <w:rFonts w:ascii="Consolas" w:hAnsi="Consolas" w:cs="Courier New"/>
          <w:color w:val="FFFFFF"/>
          <w:sz w:val="17"/>
          <w:szCs w:val="17"/>
        </w:rPr>
        <w:t xml:space="preserve"> - </w:t>
      </w:r>
      <w:r>
        <w:rPr>
          <w:rFonts w:ascii="Consolas" w:hAnsi="Consolas" w:cs="Courier New"/>
          <w:color w:val="FF99CC"/>
          <w:sz w:val="17"/>
          <w:szCs w:val="17"/>
        </w:rPr>
        <w:t>512</w:t>
      </w:r>
      <w:r>
        <w:rPr>
          <w:rFonts w:ascii="Consolas" w:hAnsi="Consolas" w:cs="Courier New"/>
          <w:color w:val="FFFFFF"/>
          <w:sz w:val="17"/>
          <w:szCs w:val="17"/>
        </w:rPr>
        <w:t>) * (</w:t>
      </w:r>
      <w:r>
        <w:rPr>
          <w:rFonts w:ascii="Consolas" w:hAnsi="Consolas" w:cs="Courier New"/>
          <w:color w:val="FF99CC"/>
          <w:sz w:val="17"/>
          <w:szCs w:val="17"/>
        </w:rPr>
        <w:t>5.0</w:t>
      </w:r>
      <w:r>
        <w:rPr>
          <w:rFonts w:ascii="Consolas" w:hAnsi="Consolas" w:cs="Courier New"/>
          <w:color w:val="FFFFFF"/>
          <w:sz w:val="17"/>
          <w:szCs w:val="17"/>
        </w:rPr>
        <w:t xml:space="preserve"> / </w:t>
      </w:r>
      <w:r>
        <w:rPr>
          <w:rFonts w:ascii="Consolas" w:hAnsi="Consolas" w:cs="Courier New"/>
          <w:color w:val="FF99CC"/>
          <w:sz w:val="17"/>
          <w:szCs w:val="17"/>
        </w:rPr>
        <w:t>1023.0</w:t>
      </w:r>
      <w:r>
        <w:rPr>
          <w:rFonts w:ascii="Consolas" w:hAnsi="Consolas" w:cs="Courier New"/>
          <w:color w:val="FFFFFF"/>
          <w:sz w:val="17"/>
          <w:szCs w:val="17"/>
        </w:rPr>
        <w:t xml:space="preserve">) / </w:t>
      </w:r>
      <w:proofErr w:type="spellStart"/>
      <w:r>
        <w:rPr>
          <w:rFonts w:ascii="Consolas" w:hAnsi="Consolas" w:cs="Courier New"/>
          <w:color w:val="FFFFFF"/>
          <w:sz w:val="17"/>
          <w:szCs w:val="17"/>
        </w:rPr>
        <w:t>sensitivity</w:t>
      </w:r>
      <w:proofErr w:type="spellEnd"/>
      <w:r>
        <w:rPr>
          <w:rFonts w:ascii="Consolas" w:hAnsi="Consolas" w:cs="Courier New"/>
          <w:color w:val="FFFFFF"/>
          <w:sz w:val="17"/>
          <w:szCs w:val="17"/>
        </w:rPr>
        <w:t xml:space="preserve">; </w:t>
      </w:r>
      <w:r>
        <w:rPr>
          <w:rFonts w:ascii="Consolas" w:hAnsi="Consolas" w:cs="Courier New"/>
          <w:i/>
          <w:iCs/>
          <w:color w:val="888888"/>
          <w:sz w:val="17"/>
          <w:szCs w:val="17"/>
        </w:rPr>
        <w:t>// Konvertering til strøm</w:t>
      </w:r>
    </w:p>
    <w:p w14:paraId="5BFB3499" w14:textId="77777777" w:rsidR="002E665E" w:rsidRDefault="002E665E">
      <w:pPr>
        <w:pStyle w:val="NormalWeb"/>
        <w:pBdr>
          <w:top w:val="single" w:sz="6" w:space="2" w:color="888888"/>
          <w:left w:val="single" w:sz="6" w:space="2" w:color="888888"/>
          <w:bottom w:val="single" w:sz="6" w:space="2" w:color="888888"/>
          <w:right w:val="single" w:sz="6" w:space="2" w:color="888888"/>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3. </w:t>
      </w:r>
      <w:r>
        <w:rPr>
          <w:rFonts w:ascii="Consolas" w:hAnsi="Consolas" w:cs="Courier New"/>
          <w:color w:val="FFFFFF"/>
          <w:sz w:val="17"/>
          <w:szCs w:val="17"/>
        </w:rPr>
        <w:t> </w:t>
      </w:r>
    </w:p>
    <w:p w14:paraId="15086CB0" w14:textId="240917B0" w:rsidR="005D440F" w:rsidRDefault="005D440F" w:rsidP="005D440F"/>
    <w:p w14:paraId="53503ED0" w14:textId="77777777" w:rsidR="002E665E" w:rsidRPr="006F7C76" w:rsidRDefault="002E665E" w:rsidP="005D440F"/>
    <w:p w14:paraId="36890693" w14:textId="77777777" w:rsidR="004E1B4B" w:rsidRPr="006F7C76" w:rsidRDefault="004E1B4B" w:rsidP="004E1B4B">
      <w:pPr>
        <w:jc w:val="center"/>
      </w:pPr>
    </w:p>
    <w:p w14:paraId="44D8A116" w14:textId="66CF6A0B" w:rsidR="00C054A2" w:rsidRPr="006F7C76" w:rsidRDefault="00C054A2" w:rsidP="00974C42"/>
    <w:p w14:paraId="08ACF2F7" w14:textId="0394B03D" w:rsidR="00C054A2" w:rsidRPr="006F7C76" w:rsidRDefault="006F7C76" w:rsidP="00974C42">
      <w:r w:rsidRPr="006F7C76">
        <w:br w:type="page"/>
      </w:r>
    </w:p>
    <w:p w14:paraId="789144EB" w14:textId="41E78ECB" w:rsidR="00777D51" w:rsidRPr="006F7C76" w:rsidRDefault="006F7C76" w:rsidP="00974C42">
      <w:pPr>
        <w:pStyle w:val="Overskrift2"/>
      </w:pPr>
      <w:bookmarkStart w:id="29" w:name="_Toc231667130"/>
      <w:r w:rsidRPr="006F7C76">
        <w:lastRenderedPageBreak/>
        <w:t>oppsummering</w:t>
      </w:r>
      <w:bookmarkEnd w:id="29"/>
      <w:r w:rsidRPr="006F7C76">
        <w:t xml:space="preserve"> </w:t>
      </w:r>
    </w:p>
    <w:p w14:paraId="61B4CBC8" w14:textId="77777777" w:rsidR="002E665E" w:rsidRPr="002E665E" w:rsidRDefault="002E665E" w:rsidP="002E665E">
      <w:pPr>
        <w:rPr>
          <w:color w:val="EE0000"/>
        </w:rPr>
      </w:pPr>
      <w:r w:rsidRPr="002E665E">
        <w:rPr>
          <w:b/>
          <w:bCs/>
          <w:color w:val="EE0000"/>
        </w:rPr>
        <w:t>Formål:</w:t>
      </w:r>
      <w:r w:rsidRPr="002E665E">
        <w:rPr>
          <w:color w:val="EE0000"/>
        </w:rPr>
        <w:t xml:space="preserve"> Presentere det ferdige systemet slik det er bygget og testet.</w:t>
      </w:r>
    </w:p>
    <w:p w14:paraId="6FFA8FB2" w14:textId="77777777" w:rsidR="002E665E" w:rsidRPr="002E665E" w:rsidRDefault="002E665E" w:rsidP="002E665E">
      <w:pPr>
        <w:rPr>
          <w:color w:val="EE0000"/>
          <w:lang w:val="en-US"/>
        </w:rPr>
      </w:pPr>
      <w:proofErr w:type="spellStart"/>
      <w:r w:rsidRPr="002E665E">
        <w:rPr>
          <w:b/>
          <w:bCs/>
          <w:color w:val="EE0000"/>
          <w:lang w:val="en-US"/>
        </w:rPr>
        <w:t>Hjelpetekst</w:t>
      </w:r>
      <w:proofErr w:type="spellEnd"/>
      <w:r w:rsidRPr="002E665E">
        <w:rPr>
          <w:b/>
          <w:bCs/>
          <w:color w:val="EE0000"/>
          <w:lang w:val="en-US"/>
        </w:rPr>
        <w:t>:</w:t>
      </w:r>
    </w:p>
    <w:p w14:paraId="7A6789E9" w14:textId="77777777" w:rsidR="002E665E" w:rsidRPr="002E665E" w:rsidRDefault="002E665E" w:rsidP="00133E2C">
      <w:pPr>
        <w:numPr>
          <w:ilvl w:val="0"/>
          <w:numId w:val="21"/>
        </w:numPr>
        <w:rPr>
          <w:color w:val="EE0000"/>
          <w:lang w:val="en-US"/>
        </w:rPr>
      </w:pPr>
      <w:proofErr w:type="spellStart"/>
      <w:r w:rsidRPr="002E665E">
        <w:rPr>
          <w:color w:val="EE0000"/>
          <w:lang w:val="en-US"/>
        </w:rPr>
        <w:t>Hva</w:t>
      </w:r>
      <w:proofErr w:type="spellEnd"/>
      <w:r w:rsidRPr="002E665E">
        <w:rPr>
          <w:color w:val="EE0000"/>
          <w:lang w:val="en-US"/>
        </w:rPr>
        <w:t xml:space="preserve"> </w:t>
      </w:r>
      <w:proofErr w:type="spellStart"/>
      <w:r w:rsidRPr="002E665E">
        <w:rPr>
          <w:color w:val="EE0000"/>
          <w:lang w:val="en-US"/>
        </w:rPr>
        <w:t>ble</w:t>
      </w:r>
      <w:proofErr w:type="spellEnd"/>
      <w:r w:rsidRPr="002E665E">
        <w:rPr>
          <w:color w:val="EE0000"/>
          <w:lang w:val="en-US"/>
        </w:rPr>
        <w:t xml:space="preserve"> </w:t>
      </w:r>
      <w:proofErr w:type="spellStart"/>
      <w:r w:rsidRPr="002E665E">
        <w:rPr>
          <w:color w:val="EE0000"/>
          <w:lang w:val="en-US"/>
        </w:rPr>
        <w:t>sluttresultatet</w:t>
      </w:r>
      <w:proofErr w:type="spellEnd"/>
      <w:r w:rsidRPr="002E665E">
        <w:rPr>
          <w:color w:val="EE0000"/>
          <w:lang w:val="en-US"/>
        </w:rPr>
        <w:t>?</w:t>
      </w:r>
    </w:p>
    <w:p w14:paraId="71229F5C" w14:textId="77777777" w:rsidR="002E665E" w:rsidRPr="002E665E" w:rsidRDefault="002E665E" w:rsidP="00133E2C">
      <w:pPr>
        <w:numPr>
          <w:ilvl w:val="0"/>
          <w:numId w:val="21"/>
        </w:numPr>
        <w:rPr>
          <w:color w:val="EE0000"/>
        </w:rPr>
      </w:pPr>
      <w:r w:rsidRPr="002E665E">
        <w:rPr>
          <w:color w:val="EE0000"/>
        </w:rPr>
        <w:t>Hvordan ser prototypen ut (fysisk og funksjonelt)?</w:t>
      </w:r>
    </w:p>
    <w:p w14:paraId="58488608" w14:textId="77777777" w:rsidR="002E665E" w:rsidRPr="002E665E" w:rsidRDefault="002E665E" w:rsidP="00133E2C">
      <w:pPr>
        <w:numPr>
          <w:ilvl w:val="0"/>
          <w:numId w:val="21"/>
        </w:numPr>
        <w:rPr>
          <w:color w:val="EE0000"/>
        </w:rPr>
      </w:pPr>
      <w:r w:rsidRPr="002E665E">
        <w:rPr>
          <w:color w:val="EE0000"/>
        </w:rPr>
        <w:t xml:space="preserve">Bruk </w:t>
      </w:r>
      <w:r w:rsidRPr="002E665E">
        <w:rPr>
          <w:b/>
          <w:bCs/>
          <w:color w:val="EE0000"/>
        </w:rPr>
        <w:t>bilder</w:t>
      </w:r>
      <w:r w:rsidRPr="002E665E">
        <w:rPr>
          <w:color w:val="EE0000"/>
        </w:rPr>
        <w:t xml:space="preserve">, </w:t>
      </w:r>
      <w:r w:rsidRPr="002E665E">
        <w:rPr>
          <w:b/>
          <w:bCs/>
          <w:color w:val="EE0000"/>
        </w:rPr>
        <w:t>3D-modell</w:t>
      </w:r>
      <w:r w:rsidRPr="002E665E">
        <w:rPr>
          <w:color w:val="EE0000"/>
        </w:rPr>
        <w:t xml:space="preserve">, eller </w:t>
      </w:r>
      <w:r w:rsidRPr="002E665E">
        <w:rPr>
          <w:b/>
          <w:bCs/>
          <w:color w:val="EE0000"/>
        </w:rPr>
        <w:t>skjermdump av grensesnitt</w:t>
      </w:r>
      <w:r w:rsidRPr="002E665E">
        <w:rPr>
          <w:color w:val="EE0000"/>
        </w:rPr>
        <w:t>.</w:t>
      </w:r>
    </w:p>
    <w:p w14:paraId="714AB340" w14:textId="662CB003" w:rsidR="002E665E" w:rsidRPr="002E665E" w:rsidRDefault="002E665E" w:rsidP="002E665E">
      <w:pPr>
        <w:rPr>
          <w:color w:val="EE0000"/>
        </w:rPr>
      </w:pPr>
      <w:r w:rsidRPr="002E665E">
        <w:rPr>
          <w:i/>
          <w:iCs/>
          <w:color w:val="EE0000"/>
        </w:rPr>
        <w:t>Eksempeltekst:</w:t>
      </w:r>
      <w:r w:rsidRPr="002E665E">
        <w:rPr>
          <w:color w:val="EE0000"/>
        </w:rPr>
        <w:br/>
      </w:r>
      <w:r w:rsidRPr="002E665E">
        <w:rPr>
          <w:i/>
          <w:iCs/>
          <w:color w:val="EE0000"/>
        </w:rPr>
        <w:t xml:space="preserve">"Den ferdige prototypen består av en </w:t>
      </w:r>
      <w:proofErr w:type="spellStart"/>
      <w:r w:rsidRPr="002E665E">
        <w:rPr>
          <w:i/>
          <w:iCs/>
          <w:color w:val="EE0000"/>
        </w:rPr>
        <w:t>sensorboks</w:t>
      </w:r>
      <w:proofErr w:type="spellEnd"/>
      <w:r w:rsidRPr="002E665E">
        <w:rPr>
          <w:i/>
          <w:iCs/>
          <w:color w:val="EE0000"/>
        </w:rPr>
        <w:t xml:space="preserve"> med ESP32, strømforsyning og en montert Hall-sensor. Dataene vises på en lokal webside, og systemet kan drives av en </w:t>
      </w:r>
      <w:proofErr w:type="gramStart"/>
      <w:r w:rsidRPr="002E665E">
        <w:rPr>
          <w:i/>
          <w:iCs/>
          <w:color w:val="EE0000"/>
        </w:rPr>
        <w:t>USB powerbank</w:t>
      </w:r>
      <w:proofErr w:type="gramEnd"/>
      <w:r w:rsidRPr="002E665E">
        <w:rPr>
          <w:i/>
          <w:iCs/>
          <w:color w:val="EE0000"/>
        </w:rPr>
        <w:t>."</w:t>
      </w:r>
    </w:p>
    <w:p w14:paraId="59CB8FFD" w14:textId="5B6962D7" w:rsidR="002E665E" w:rsidRPr="002E665E" w:rsidRDefault="002E665E" w:rsidP="002E665E">
      <w:pPr>
        <w:rPr>
          <w:color w:val="EE0000"/>
        </w:rPr>
      </w:pPr>
      <w:r w:rsidRPr="002E665E">
        <w:rPr>
          <w:color w:val="EE0000"/>
        </w:rPr>
        <w:t xml:space="preserve"> </w:t>
      </w:r>
      <w:r w:rsidRPr="002E665E">
        <w:rPr>
          <w:i/>
          <w:iCs/>
          <w:color w:val="EE0000"/>
        </w:rPr>
        <w:t>Eksempelbilde:</w:t>
      </w:r>
    </w:p>
    <w:p w14:paraId="715FD2EB" w14:textId="77777777" w:rsidR="002E665E" w:rsidRPr="002E665E" w:rsidRDefault="002E665E" w:rsidP="002E665E">
      <w:pPr>
        <w:rPr>
          <w:color w:val="EE0000"/>
        </w:rPr>
      </w:pPr>
      <w:proofErr w:type="gramStart"/>
      <w:r w:rsidRPr="002E665E">
        <w:rPr>
          <w:color w:val="EE0000"/>
        </w:rPr>
        <w:t>![</w:t>
      </w:r>
      <w:proofErr w:type="gramEnd"/>
      <w:r w:rsidRPr="002E665E">
        <w:rPr>
          <w:color w:val="EE0000"/>
        </w:rPr>
        <w:t>Prototype-bilde her]</w:t>
      </w:r>
    </w:p>
    <w:p w14:paraId="0400F006" w14:textId="77777777" w:rsidR="005D440F" w:rsidRPr="006F7C76" w:rsidRDefault="005D440F" w:rsidP="00777D51"/>
    <w:p w14:paraId="57CD79D1" w14:textId="77777777" w:rsidR="005D440F" w:rsidRPr="006F7C76" w:rsidRDefault="005D440F" w:rsidP="00777D51"/>
    <w:p w14:paraId="30ECF1D4" w14:textId="77777777" w:rsidR="005D440F" w:rsidRPr="006F7C76" w:rsidRDefault="005D440F" w:rsidP="00777D51"/>
    <w:p w14:paraId="04FE2692" w14:textId="57332F31" w:rsidR="00264579" w:rsidRPr="006E2DEA" w:rsidRDefault="00264579" w:rsidP="00777D51">
      <w:r>
        <w:rPr>
          <w:noProof/>
        </w:rPr>
        <w:drawing>
          <wp:inline distT="0" distB="0" distL="0" distR="0" wp14:anchorId="49B58F94" wp14:editId="295FFB9F">
            <wp:extent cx="5939790" cy="667385"/>
            <wp:effectExtent l="0" t="0" r="3810" b="0"/>
            <wp:docPr id="13"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9790" cy="667385"/>
                    </a:xfrm>
                    <a:prstGeom prst="rect">
                      <a:avLst/>
                    </a:prstGeom>
                  </pic:spPr>
                </pic:pic>
              </a:graphicData>
            </a:graphic>
          </wp:inline>
        </w:drawing>
      </w:r>
    </w:p>
    <w:p w14:paraId="723A1F54" w14:textId="77777777" w:rsidR="00264579" w:rsidRDefault="00264579" w:rsidP="00777D51">
      <w:pPr>
        <w:rPr>
          <w:lang w:val="en-GB"/>
        </w:rPr>
      </w:pPr>
      <w:r>
        <w:rPr>
          <w:noProof/>
        </w:rPr>
        <w:drawing>
          <wp:inline distT="0" distB="0" distL="0" distR="0" wp14:anchorId="361233D0" wp14:editId="735A716D">
            <wp:extent cx="3286125" cy="2247900"/>
            <wp:effectExtent l="0" t="0" r="9525" b="0"/>
            <wp:docPr id="14"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286125" cy="2247900"/>
                    </a:xfrm>
                    <a:prstGeom prst="rect">
                      <a:avLst/>
                    </a:prstGeom>
                  </pic:spPr>
                </pic:pic>
              </a:graphicData>
            </a:graphic>
          </wp:inline>
        </w:drawing>
      </w:r>
    </w:p>
    <w:p w14:paraId="7820A651" w14:textId="77777777" w:rsidR="00264579" w:rsidRDefault="00264579" w:rsidP="00777D51">
      <w:pPr>
        <w:rPr>
          <w:lang w:val="en-GB"/>
        </w:rPr>
      </w:pPr>
    </w:p>
    <w:p w14:paraId="4BBE4064" w14:textId="095CDECA" w:rsidR="00264579" w:rsidRDefault="00264579" w:rsidP="00264579">
      <w:pPr>
        <w:pStyle w:val="Bildetekst"/>
        <w:keepNext/>
      </w:pPr>
      <w:bookmarkStart w:id="30" w:name="_Toc73266480"/>
      <w:proofErr w:type="spellStart"/>
      <w:r>
        <w:t>Table</w:t>
      </w:r>
      <w:proofErr w:type="spellEnd"/>
      <w:r>
        <w:t xml:space="preserve"> </w:t>
      </w:r>
      <w:r>
        <w:fldChar w:fldCharType="begin"/>
      </w:r>
      <w:r>
        <w:instrText>SEQ Table \* ARABIC</w:instrText>
      </w:r>
      <w:r>
        <w:fldChar w:fldCharType="separate"/>
      </w:r>
      <w:r>
        <w:rPr>
          <w:noProof/>
        </w:rPr>
        <w:t>1</w:t>
      </w:r>
      <w:r>
        <w:fldChar w:fldCharType="end"/>
      </w:r>
      <w:r>
        <w:t xml:space="preserve"> </w:t>
      </w:r>
      <w:r w:rsidR="00EB535C">
        <w:t>eksempel på tabell</w:t>
      </w:r>
      <w:bookmarkEnd w:id="30"/>
      <w:r w:rsidR="00EB535C">
        <w:t xml:space="preserve"> </w:t>
      </w:r>
    </w:p>
    <w:tbl>
      <w:tblPr>
        <w:tblStyle w:val="Tabellrutenett"/>
        <w:tblW w:w="0" w:type="auto"/>
        <w:tblLook w:val="04A0" w:firstRow="1" w:lastRow="0" w:firstColumn="1" w:lastColumn="0" w:noHBand="0" w:noVBand="1"/>
      </w:tblPr>
      <w:tblGrid>
        <w:gridCol w:w="1868"/>
        <w:gridCol w:w="1869"/>
        <w:gridCol w:w="1869"/>
        <w:gridCol w:w="1869"/>
        <w:gridCol w:w="1869"/>
      </w:tblGrid>
      <w:tr w:rsidR="00264579" w14:paraId="57035480" w14:textId="77777777">
        <w:tc>
          <w:tcPr>
            <w:tcW w:w="1868" w:type="dxa"/>
          </w:tcPr>
          <w:p w14:paraId="1799632B" w14:textId="77777777" w:rsidR="00264579" w:rsidRDefault="00264579">
            <w:pPr>
              <w:rPr>
                <w:lang w:val="en-GB"/>
              </w:rPr>
            </w:pPr>
          </w:p>
        </w:tc>
        <w:tc>
          <w:tcPr>
            <w:tcW w:w="1869" w:type="dxa"/>
          </w:tcPr>
          <w:p w14:paraId="727E3844" w14:textId="77777777" w:rsidR="00264579" w:rsidRDefault="00264579">
            <w:pPr>
              <w:rPr>
                <w:lang w:val="en-GB"/>
              </w:rPr>
            </w:pPr>
          </w:p>
        </w:tc>
        <w:tc>
          <w:tcPr>
            <w:tcW w:w="1869" w:type="dxa"/>
          </w:tcPr>
          <w:p w14:paraId="6F418C20" w14:textId="77777777" w:rsidR="00264579" w:rsidRDefault="00264579">
            <w:pPr>
              <w:rPr>
                <w:lang w:val="en-GB"/>
              </w:rPr>
            </w:pPr>
          </w:p>
        </w:tc>
        <w:tc>
          <w:tcPr>
            <w:tcW w:w="1869" w:type="dxa"/>
          </w:tcPr>
          <w:p w14:paraId="40A9988B" w14:textId="77777777" w:rsidR="00264579" w:rsidRDefault="00264579">
            <w:pPr>
              <w:rPr>
                <w:lang w:val="en-GB"/>
              </w:rPr>
            </w:pPr>
          </w:p>
        </w:tc>
        <w:tc>
          <w:tcPr>
            <w:tcW w:w="1869" w:type="dxa"/>
          </w:tcPr>
          <w:p w14:paraId="454DDC25" w14:textId="77777777" w:rsidR="00264579" w:rsidRDefault="00264579">
            <w:pPr>
              <w:rPr>
                <w:lang w:val="en-GB"/>
              </w:rPr>
            </w:pPr>
          </w:p>
        </w:tc>
      </w:tr>
      <w:tr w:rsidR="00264579" w14:paraId="2414BEEC" w14:textId="77777777">
        <w:tc>
          <w:tcPr>
            <w:tcW w:w="1868" w:type="dxa"/>
          </w:tcPr>
          <w:p w14:paraId="35CDA345" w14:textId="77777777" w:rsidR="00264579" w:rsidRDefault="00264579">
            <w:pPr>
              <w:rPr>
                <w:lang w:val="en-GB"/>
              </w:rPr>
            </w:pPr>
          </w:p>
        </w:tc>
        <w:tc>
          <w:tcPr>
            <w:tcW w:w="1869" w:type="dxa"/>
          </w:tcPr>
          <w:p w14:paraId="2CFD4FB5" w14:textId="77777777" w:rsidR="00264579" w:rsidRDefault="00264579">
            <w:pPr>
              <w:rPr>
                <w:lang w:val="en-GB"/>
              </w:rPr>
            </w:pPr>
          </w:p>
        </w:tc>
        <w:tc>
          <w:tcPr>
            <w:tcW w:w="1869" w:type="dxa"/>
          </w:tcPr>
          <w:p w14:paraId="0CE78ABB" w14:textId="77777777" w:rsidR="00264579" w:rsidRDefault="00264579">
            <w:pPr>
              <w:rPr>
                <w:lang w:val="en-GB"/>
              </w:rPr>
            </w:pPr>
          </w:p>
        </w:tc>
        <w:tc>
          <w:tcPr>
            <w:tcW w:w="1869" w:type="dxa"/>
          </w:tcPr>
          <w:p w14:paraId="29C1CF59" w14:textId="77777777" w:rsidR="00264579" w:rsidRDefault="00264579">
            <w:pPr>
              <w:rPr>
                <w:lang w:val="en-GB"/>
              </w:rPr>
            </w:pPr>
          </w:p>
        </w:tc>
        <w:tc>
          <w:tcPr>
            <w:tcW w:w="1869" w:type="dxa"/>
          </w:tcPr>
          <w:p w14:paraId="0B3C51A4" w14:textId="77777777" w:rsidR="00264579" w:rsidRDefault="00264579">
            <w:pPr>
              <w:rPr>
                <w:lang w:val="en-GB"/>
              </w:rPr>
            </w:pPr>
          </w:p>
        </w:tc>
      </w:tr>
      <w:tr w:rsidR="00264579" w14:paraId="6E2AD402" w14:textId="77777777">
        <w:tc>
          <w:tcPr>
            <w:tcW w:w="1868" w:type="dxa"/>
          </w:tcPr>
          <w:p w14:paraId="4AED1C01" w14:textId="77777777" w:rsidR="00264579" w:rsidRDefault="00264579">
            <w:pPr>
              <w:rPr>
                <w:lang w:val="en-GB"/>
              </w:rPr>
            </w:pPr>
          </w:p>
        </w:tc>
        <w:tc>
          <w:tcPr>
            <w:tcW w:w="1869" w:type="dxa"/>
          </w:tcPr>
          <w:p w14:paraId="05583C04" w14:textId="77777777" w:rsidR="00264579" w:rsidRDefault="00264579">
            <w:pPr>
              <w:rPr>
                <w:lang w:val="en-GB"/>
              </w:rPr>
            </w:pPr>
          </w:p>
        </w:tc>
        <w:tc>
          <w:tcPr>
            <w:tcW w:w="1869" w:type="dxa"/>
          </w:tcPr>
          <w:p w14:paraId="25031D47" w14:textId="77777777" w:rsidR="00264579" w:rsidRDefault="00264579">
            <w:pPr>
              <w:rPr>
                <w:lang w:val="en-GB"/>
              </w:rPr>
            </w:pPr>
          </w:p>
        </w:tc>
        <w:tc>
          <w:tcPr>
            <w:tcW w:w="1869" w:type="dxa"/>
          </w:tcPr>
          <w:p w14:paraId="0386ECA3" w14:textId="77777777" w:rsidR="00264579" w:rsidRDefault="00264579">
            <w:pPr>
              <w:rPr>
                <w:lang w:val="en-GB"/>
              </w:rPr>
            </w:pPr>
          </w:p>
        </w:tc>
        <w:tc>
          <w:tcPr>
            <w:tcW w:w="1869" w:type="dxa"/>
          </w:tcPr>
          <w:p w14:paraId="6A30D366" w14:textId="77777777" w:rsidR="00264579" w:rsidRDefault="00264579">
            <w:pPr>
              <w:rPr>
                <w:lang w:val="en-GB"/>
              </w:rPr>
            </w:pPr>
          </w:p>
        </w:tc>
      </w:tr>
    </w:tbl>
    <w:p w14:paraId="52722FCD" w14:textId="3AD0D24D" w:rsidR="00264579" w:rsidRDefault="00974C42" w:rsidP="00777D51">
      <w:pPr>
        <w:rPr>
          <w:lang w:val="en-GB"/>
        </w:rPr>
      </w:pPr>
      <w:r>
        <w:rPr>
          <w:lang w:val="en-GB"/>
        </w:rPr>
        <w:br w:type="page"/>
      </w:r>
    </w:p>
    <w:p w14:paraId="21E10F8E" w14:textId="593176A9" w:rsidR="00777D51" w:rsidRDefault="00F011A7" w:rsidP="00777D51">
      <w:pPr>
        <w:pStyle w:val="Overskrift1"/>
        <w:rPr>
          <w:lang w:val="en-GB"/>
        </w:rPr>
      </w:pPr>
      <w:bookmarkStart w:id="31" w:name="_Toc1856494040"/>
      <w:r>
        <w:rPr>
          <w:lang w:val="en-GB"/>
        </w:rPr>
        <w:lastRenderedPageBreak/>
        <w:t>E</w:t>
      </w:r>
      <w:r w:rsidR="00777D51">
        <w:rPr>
          <w:lang w:val="en-GB"/>
        </w:rPr>
        <w:t>valu</w:t>
      </w:r>
      <w:r>
        <w:rPr>
          <w:lang w:val="en-GB"/>
        </w:rPr>
        <w:t>ering og resultater</w:t>
      </w:r>
      <w:bookmarkEnd w:id="31"/>
      <w:r w:rsidR="00777D51">
        <w:rPr>
          <w:lang w:val="en-GB"/>
        </w:rPr>
        <w:t xml:space="preserve"> </w:t>
      </w:r>
    </w:p>
    <w:p w14:paraId="2A32715E" w14:textId="4D972FD7" w:rsidR="00651C18" w:rsidRDefault="002E665E" w:rsidP="00777D51">
      <w:pPr>
        <w:rPr>
          <w:b/>
          <w:bCs/>
          <w:color w:val="EE0000"/>
        </w:rPr>
      </w:pPr>
      <w:r w:rsidRPr="002E665E">
        <w:rPr>
          <w:b/>
          <w:bCs/>
          <w:color w:val="EE0000"/>
        </w:rPr>
        <w:t>Formål</w:t>
      </w:r>
      <w:r w:rsidRPr="002E665E">
        <w:rPr>
          <w:color w:val="EE0000"/>
        </w:rPr>
        <w:t>: Dokumentere hvordan systemet ble testet, hvilke metoder og verktøy som ble brukt, og presentere resultatene. Dette kapittelet skal vise hvor godt løsningen faktisk fungerer – og hvilke begrensninger som finnes.</w:t>
      </w:r>
      <w:r w:rsidRPr="002E665E">
        <w:rPr>
          <w:color w:val="EE0000"/>
        </w:rPr>
        <w:br/>
      </w:r>
      <w:r w:rsidRPr="002E665E">
        <w:rPr>
          <w:b/>
          <w:bCs/>
          <w:color w:val="EE0000"/>
        </w:rPr>
        <w:t>Dekker simulering, eksperimentell testing, funksjonstester og resultatpresentasjon</w:t>
      </w:r>
      <w:r w:rsidRPr="002E665E">
        <w:rPr>
          <w:color w:val="EE0000"/>
        </w:rPr>
        <w:br/>
      </w:r>
      <w:r w:rsidRPr="002E665E">
        <w:rPr>
          <w:b/>
          <w:bCs/>
          <w:color w:val="EE0000"/>
        </w:rPr>
        <w:t>Bruk figurer, tabeller og grafer aktivt for å visualisere funn</w:t>
      </w:r>
    </w:p>
    <w:p w14:paraId="28FEDE3C" w14:textId="77777777" w:rsidR="0077257C" w:rsidRPr="0077257C" w:rsidRDefault="0077257C" w:rsidP="0077257C">
      <w:pPr>
        <w:rPr>
          <w:color w:val="EE0000"/>
        </w:rPr>
      </w:pPr>
      <w:r w:rsidRPr="0077257C">
        <w:rPr>
          <w:b/>
          <w:bCs/>
          <w:color w:val="EE0000"/>
        </w:rPr>
        <w:t>Formål:</w:t>
      </w:r>
      <w:r w:rsidRPr="0077257C">
        <w:rPr>
          <w:color w:val="EE0000"/>
        </w:rPr>
        <w:t xml:space="preserve"> Forklare hva som testes, hvorfor det testes og hvordan testene er organisert.</w:t>
      </w:r>
    </w:p>
    <w:p w14:paraId="54A06A87" w14:textId="77777777" w:rsidR="0077257C" w:rsidRPr="0077257C" w:rsidRDefault="0077257C" w:rsidP="0077257C">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14:paraId="2923A8DE" w14:textId="77777777" w:rsidR="0077257C" w:rsidRPr="0077257C" w:rsidRDefault="0077257C" w:rsidP="00133E2C">
      <w:pPr>
        <w:numPr>
          <w:ilvl w:val="0"/>
          <w:numId w:val="22"/>
        </w:numPr>
        <w:rPr>
          <w:color w:val="EE0000"/>
        </w:rPr>
      </w:pPr>
      <w:r w:rsidRPr="0077257C">
        <w:rPr>
          <w:color w:val="EE0000"/>
        </w:rPr>
        <w:t>Hva er målet med evalueringen?</w:t>
      </w:r>
    </w:p>
    <w:p w14:paraId="58120EBC" w14:textId="77777777" w:rsidR="0077257C" w:rsidRPr="0077257C" w:rsidRDefault="0077257C" w:rsidP="00133E2C">
      <w:pPr>
        <w:numPr>
          <w:ilvl w:val="0"/>
          <w:numId w:val="22"/>
        </w:numPr>
        <w:rPr>
          <w:color w:val="EE0000"/>
        </w:rPr>
      </w:pPr>
      <w:r w:rsidRPr="0077257C">
        <w:rPr>
          <w:color w:val="EE0000"/>
        </w:rPr>
        <w:t>Hvilke deler av systemet skal testes (sensorer, kommunikasjon, nøyaktighet, strømforbruk, osv.)?</w:t>
      </w:r>
    </w:p>
    <w:p w14:paraId="47CC2414" w14:textId="77777777" w:rsidR="0077257C" w:rsidRPr="0077257C" w:rsidRDefault="0077257C" w:rsidP="00133E2C">
      <w:pPr>
        <w:numPr>
          <w:ilvl w:val="0"/>
          <w:numId w:val="22"/>
        </w:numPr>
        <w:rPr>
          <w:color w:val="EE0000"/>
        </w:rPr>
      </w:pPr>
      <w:r w:rsidRPr="0077257C">
        <w:rPr>
          <w:color w:val="EE0000"/>
        </w:rPr>
        <w:t xml:space="preserve">Hvilke </w:t>
      </w:r>
      <w:proofErr w:type="spellStart"/>
      <w:r w:rsidRPr="0077257C">
        <w:rPr>
          <w:color w:val="EE0000"/>
        </w:rPr>
        <w:t>testtyper</w:t>
      </w:r>
      <w:proofErr w:type="spellEnd"/>
      <w:r w:rsidRPr="0077257C">
        <w:rPr>
          <w:color w:val="EE0000"/>
        </w:rPr>
        <w:t xml:space="preserve"> inngår (simulering, </w:t>
      </w:r>
      <w:proofErr w:type="gramStart"/>
      <w:r w:rsidRPr="0077257C">
        <w:rPr>
          <w:color w:val="EE0000"/>
        </w:rPr>
        <w:t>funksjonstest,</w:t>
      </w:r>
      <w:proofErr w:type="gramEnd"/>
      <w:r w:rsidRPr="0077257C">
        <w:rPr>
          <w:color w:val="EE0000"/>
        </w:rPr>
        <w:t xml:space="preserve"> eksperimentell testing)?</w:t>
      </w:r>
    </w:p>
    <w:p w14:paraId="7D90EEAD" w14:textId="77777777" w:rsidR="0077257C" w:rsidRPr="0077257C" w:rsidRDefault="0077257C" w:rsidP="00133E2C">
      <w:pPr>
        <w:numPr>
          <w:ilvl w:val="0"/>
          <w:numId w:val="22"/>
        </w:numPr>
        <w:rPr>
          <w:color w:val="EE0000"/>
          <w:lang w:val="en-US"/>
        </w:rPr>
      </w:pPr>
      <w:proofErr w:type="spellStart"/>
      <w:r w:rsidRPr="0077257C">
        <w:rPr>
          <w:color w:val="EE0000"/>
          <w:lang w:val="en-US"/>
        </w:rPr>
        <w:t>Hvordan</w:t>
      </w:r>
      <w:proofErr w:type="spellEnd"/>
      <w:r w:rsidRPr="0077257C">
        <w:rPr>
          <w:color w:val="EE0000"/>
          <w:lang w:val="en-US"/>
        </w:rPr>
        <w:t xml:space="preserve"> er </w:t>
      </w:r>
      <w:proofErr w:type="spellStart"/>
      <w:r w:rsidRPr="0077257C">
        <w:rPr>
          <w:color w:val="EE0000"/>
          <w:lang w:val="en-US"/>
        </w:rPr>
        <w:t>testingen</w:t>
      </w:r>
      <w:proofErr w:type="spellEnd"/>
      <w:r w:rsidRPr="0077257C">
        <w:rPr>
          <w:color w:val="EE0000"/>
          <w:lang w:val="en-US"/>
        </w:rPr>
        <w:t xml:space="preserve"> </w:t>
      </w:r>
      <w:proofErr w:type="spellStart"/>
      <w:r w:rsidRPr="0077257C">
        <w:rPr>
          <w:color w:val="EE0000"/>
          <w:lang w:val="en-US"/>
        </w:rPr>
        <w:t>strukturert</w:t>
      </w:r>
      <w:proofErr w:type="spellEnd"/>
      <w:r w:rsidRPr="0077257C">
        <w:rPr>
          <w:color w:val="EE0000"/>
          <w:lang w:val="en-US"/>
        </w:rPr>
        <w:t>?</w:t>
      </w:r>
    </w:p>
    <w:p w14:paraId="3E8F1939" w14:textId="72A1AC46" w:rsidR="0077257C" w:rsidRPr="0077257C" w:rsidRDefault="0077257C" w:rsidP="00777D51">
      <w:pPr>
        <w:rPr>
          <w:color w:val="EE0000"/>
        </w:rPr>
      </w:pPr>
      <w:r w:rsidRPr="0077257C">
        <w:rPr>
          <w:color w:val="EE0000"/>
        </w:rPr>
        <w:t xml:space="preserve"> </w:t>
      </w:r>
      <w:r w:rsidRPr="0077257C">
        <w:rPr>
          <w:i/>
          <w:iCs/>
          <w:color w:val="EE0000"/>
        </w:rPr>
        <w:t>Eksempel:</w:t>
      </w:r>
      <w:r w:rsidRPr="0077257C">
        <w:rPr>
          <w:color w:val="EE0000"/>
        </w:rPr>
        <w:br/>
      </w:r>
      <w:r w:rsidRPr="0077257C">
        <w:rPr>
          <w:i/>
          <w:iCs/>
          <w:color w:val="EE0000"/>
        </w:rPr>
        <w:t xml:space="preserve">"Dette kapittelet beskriver testingen av strømmålingssystemets nøyaktighet, stabilitet og kommunikasjon. Det ble benyttet både simulering i </w:t>
      </w:r>
      <w:proofErr w:type="spellStart"/>
      <w:r w:rsidRPr="0077257C">
        <w:rPr>
          <w:i/>
          <w:iCs/>
          <w:color w:val="EE0000"/>
        </w:rPr>
        <w:t>Wokwi</w:t>
      </w:r>
      <w:proofErr w:type="spellEnd"/>
      <w:r w:rsidRPr="0077257C">
        <w:rPr>
          <w:i/>
          <w:iCs/>
          <w:color w:val="EE0000"/>
        </w:rPr>
        <w:t xml:space="preserve"> og eksperimentell testing med reell belastning. Hensikten var å vurdere hvor pålitelig og anvendelig systemet er i praksis."</w:t>
      </w:r>
    </w:p>
    <w:p w14:paraId="770FB0A6" w14:textId="25A1EE42" w:rsidR="0077257C" w:rsidRPr="0077257C" w:rsidRDefault="007A7D17" w:rsidP="00651C18">
      <w:pPr>
        <w:pStyle w:val="Overskrift2"/>
      </w:pPr>
      <w:bookmarkStart w:id="32" w:name="_Toc776011432"/>
      <w:r w:rsidRPr="0077257C">
        <w:t>Testplan</w:t>
      </w:r>
      <w:bookmarkEnd w:id="32"/>
      <w:r w:rsidRPr="0077257C">
        <w:t xml:space="preserve"> </w:t>
      </w:r>
    </w:p>
    <w:p w14:paraId="1ED62379" w14:textId="77777777" w:rsidR="0077257C" w:rsidRPr="0077257C" w:rsidRDefault="0077257C" w:rsidP="0077257C">
      <w:pPr>
        <w:rPr>
          <w:color w:val="EE0000"/>
        </w:rPr>
      </w:pPr>
      <w:r w:rsidRPr="0077257C">
        <w:rPr>
          <w:b/>
          <w:bCs/>
          <w:color w:val="EE0000"/>
        </w:rPr>
        <w:t>Formål:</w:t>
      </w:r>
      <w:r w:rsidRPr="0077257C">
        <w:rPr>
          <w:color w:val="EE0000"/>
        </w:rPr>
        <w:t xml:space="preserve"> Presentere en systematisk plan for hvordan testene ble gjennomført.</w:t>
      </w:r>
    </w:p>
    <w:p w14:paraId="181B9A5F" w14:textId="77777777" w:rsidR="0077257C" w:rsidRPr="0077257C" w:rsidRDefault="0077257C" w:rsidP="0077257C">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14:paraId="75FDF7F0" w14:textId="77777777" w:rsidR="0077257C" w:rsidRPr="0077257C" w:rsidRDefault="0077257C" w:rsidP="00133E2C">
      <w:pPr>
        <w:numPr>
          <w:ilvl w:val="0"/>
          <w:numId w:val="23"/>
        </w:numPr>
        <w:rPr>
          <w:color w:val="EE0000"/>
          <w:lang w:val="en-US"/>
        </w:rPr>
      </w:pPr>
      <w:proofErr w:type="spellStart"/>
      <w:r w:rsidRPr="0077257C">
        <w:rPr>
          <w:color w:val="EE0000"/>
          <w:lang w:val="en-US"/>
        </w:rPr>
        <w:t>Hva</w:t>
      </w:r>
      <w:proofErr w:type="spellEnd"/>
      <w:r w:rsidRPr="0077257C">
        <w:rPr>
          <w:color w:val="EE0000"/>
          <w:lang w:val="en-US"/>
        </w:rPr>
        <w:t xml:space="preserve"> </w:t>
      </w:r>
      <w:proofErr w:type="spellStart"/>
      <w:r w:rsidRPr="0077257C">
        <w:rPr>
          <w:color w:val="EE0000"/>
          <w:lang w:val="en-US"/>
        </w:rPr>
        <w:t>ble</w:t>
      </w:r>
      <w:proofErr w:type="spellEnd"/>
      <w:r w:rsidRPr="0077257C">
        <w:rPr>
          <w:color w:val="EE0000"/>
          <w:lang w:val="en-US"/>
        </w:rPr>
        <w:t xml:space="preserve"> </w:t>
      </w:r>
      <w:proofErr w:type="spellStart"/>
      <w:r w:rsidRPr="0077257C">
        <w:rPr>
          <w:color w:val="EE0000"/>
          <w:lang w:val="en-US"/>
        </w:rPr>
        <w:t>testet</w:t>
      </w:r>
      <w:proofErr w:type="spellEnd"/>
      <w:r w:rsidRPr="0077257C">
        <w:rPr>
          <w:color w:val="EE0000"/>
          <w:lang w:val="en-US"/>
        </w:rPr>
        <w:t>?</w:t>
      </w:r>
    </w:p>
    <w:p w14:paraId="2B1DB2B1" w14:textId="77777777" w:rsidR="0077257C" w:rsidRPr="0077257C" w:rsidRDefault="0077257C" w:rsidP="00133E2C">
      <w:pPr>
        <w:numPr>
          <w:ilvl w:val="0"/>
          <w:numId w:val="23"/>
        </w:numPr>
        <w:rPr>
          <w:color w:val="EE0000"/>
        </w:rPr>
      </w:pPr>
      <w:r w:rsidRPr="0077257C">
        <w:rPr>
          <w:color w:val="EE0000"/>
        </w:rPr>
        <w:t xml:space="preserve">Hvordan ble det testet (utstyr, </w:t>
      </w:r>
      <w:proofErr w:type="gramStart"/>
      <w:r w:rsidRPr="0077257C">
        <w:rPr>
          <w:color w:val="EE0000"/>
        </w:rPr>
        <w:t>oppsett,</w:t>
      </w:r>
      <w:proofErr w:type="gramEnd"/>
      <w:r w:rsidRPr="0077257C">
        <w:rPr>
          <w:color w:val="EE0000"/>
        </w:rPr>
        <w:t xml:space="preserve"> betingelser)?</w:t>
      </w:r>
    </w:p>
    <w:p w14:paraId="2D5CF78F" w14:textId="77777777" w:rsidR="0077257C" w:rsidRPr="0077257C" w:rsidRDefault="0077257C" w:rsidP="00133E2C">
      <w:pPr>
        <w:numPr>
          <w:ilvl w:val="0"/>
          <w:numId w:val="23"/>
        </w:numPr>
        <w:rPr>
          <w:color w:val="EE0000"/>
          <w:lang w:val="en-US"/>
        </w:rPr>
      </w:pPr>
      <w:proofErr w:type="spellStart"/>
      <w:r w:rsidRPr="0077257C">
        <w:rPr>
          <w:color w:val="EE0000"/>
          <w:lang w:val="en-US"/>
        </w:rPr>
        <w:t>Hva</w:t>
      </w:r>
      <w:proofErr w:type="spellEnd"/>
      <w:r w:rsidRPr="0077257C">
        <w:rPr>
          <w:color w:val="EE0000"/>
          <w:lang w:val="en-US"/>
        </w:rPr>
        <w:t xml:space="preserve"> var </w:t>
      </w:r>
      <w:proofErr w:type="spellStart"/>
      <w:r w:rsidRPr="0077257C">
        <w:rPr>
          <w:color w:val="EE0000"/>
          <w:lang w:val="en-US"/>
        </w:rPr>
        <w:t>forventet</w:t>
      </w:r>
      <w:proofErr w:type="spellEnd"/>
      <w:r w:rsidRPr="0077257C">
        <w:rPr>
          <w:color w:val="EE0000"/>
          <w:lang w:val="en-US"/>
        </w:rPr>
        <w:t xml:space="preserve"> </w:t>
      </w:r>
      <w:proofErr w:type="spellStart"/>
      <w:r w:rsidRPr="0077257C">
        <w:rPr>
          <w:color w:val="EE0000"/>
          <w:lang w:val="en-US"/>
        </w:rPr>
        <w:t>resultat</w:t>
      </w:r>
      <w:proofErr w:type="spellEnd"/>
      <w:r w:rsidRPr="0077257C">
        <w:rPr>
          <w:color w:val="EE0000"/>
          <w:lang w:val="en-US"/>
        </w:rPr>
        <w:t>?</w:t>
      </w:r>
    </w:p>
    <w:p w14:paraId="6291F8D2" w14:textId="491F822A" w:rsidR="0077257C" w:rsidRPr="0077257C" w:rsidRDefault="0077257C" w:rsidP="0077257C">
      <w:pPr>
        <w:rPr>
          <w:color w:val="EE0000"/>
          <w:lang w:val="en-US"/>
        </w:rPr>
      </w:pPr>
      <w:r w:rsidRPr="0077257C">
        <w:rPr>
          <w:i/>
          <w:iCs/>
          <w:color w:val="EE0000"/>
          <w:lang w:val="en-US"/>
        </w:rPr>
        <w:t xml:space="preserve">Eksempel </w:t>
      </w:r>
      <w:proofErr w:type="spellStart"/>
      <w:r w:rsidRPr="0077257C">
        <w:rPr>
          <w:i/>
          <w:iCs/>
          <w:color w:val="EE0000"/>
          <w:lang w:val="en-US"/>
        </w:rPr>
        <w:t>på</w:t>
      </w:r>
      <w:proofErr w:type="spellEnd"/>
      <w:r w:rsidRPr="0077257C">
        <w:rPr>
          <w:i/>
          <w:iCs/>
          <w:color w:val="EE0000"/>
          <w:lang w:val="en-US"/>
        </w:rPr>
        <w:t xml:space="preserve"> </w:t>
      </w:r>
      <w:proofErr w:type="spellStart"/>
      <w:r w:rsidRPr="0077257C">
        <w:rPr>
          <w:i/>
          <w:iCs/>
          <w:color w:val="EE0000"/>
          <w:lang w:val="en-US"/>
        </w:rPr>
        <w:t>tabell</w:t>
      </w:r>
      <w:proofErr w:type="spellEnd"/>
      <w:r w:rsidRPr="0077257C">
        <w:rPr>
          <w:i/>
          <w:iCs/>
          <w:color w:val="EE0000"/>
          <w:lang w:val="en-US"/>
        </w:rPr>
        <w:t>:</w:t>
      </w:r>
    </w:p>
    <w:tbl>
      <w:tblPr>
        <w:tblStyle w:val="Rutenettabelllys"/>
        <w:tblW w:w="0" w:type="auto"/>
        <w:tblLook w:val="04A0" w:firstRow="1" w:lastRow="0" w:firstColumn="1" w:lastColumn="0" w:noHBand="0" w:noVBand="1"/>
      </w:tblPr>
      <w:tblGrid>
        <w:gridCol w:w="559"/>
        <w:gridCol w:w="1887"/>
        <w:gridCol w:w="3168"/>
        <w:gridCol w:w="2344"/>
      </w:tblGrid>
      <w:tr w:rsidR="0077257C" w:rsidRPr="0077257C" w14:paraId="0BD6D270" w14:textId="77777777" w:rsidTr="0077257C">
        <w:tc>
          <w:tcPr>
            <w:tcW w:w="0" w:type="auto"/>
            <w:hideMark/>
          </w:tcPr>
          <w:p w14:paraId="0B2FE34C" w14:textId="77777777" w:rsidR="0077257C" w:rsidRPr="0077257C" w:rsidRDefault="0077257C" w:rsidP="0077257C">
            <w:pPr>
              <w:rPr>
                <w:lang w:val="en-US"/>
              </w:rPr>
            </w:pPr>
            <w:r w:rsidRPr="0077257C">
              <w:rPr>
                <w:lang w:val="en-US"/>
              </w:rPr>
              <w:t>Test</w:t>
            </w:r>
          </w:p>
        </w:tc>
        <w:tc>
          <w:tcPr>
            <w:tcW w:w="0" w:type="auto"/>
            <w:hideMark/>
          </w:tcPr>
          <w:p w14:paraId="472F8E3C" w14:textId="77777777" w:rsidR="0077257C" w:rsidRPr="0077257C" w:rsidRDefault="0077257C" w:rsidP="0077257C">
            <w:pPr>
              <w:rPr>
                <w:lang w:val="en-US"/>
              </w:rPr>
            </w:pPr>
            <w:r w:rsidRPr="0077257C">
              <w:rPr>
                <w:lang w:val="en-US"/>
              </w:rPr>
              <w:t>Parameter</w:t>
            </w:r>
          </w:p>
        </w:tc>
        <w:tc>
          <w:tcPr>
            <w:tcW w:w="0" w:type="auto"/>
            <w:hideMark/>
          </w:tcPr>
          <w:p w14:paraId="06707369" w14:textId="77777777" w:rsidR="0077257C" w:rsidRPr="0077257C" w:rsidRDefault="0077257C" w:rsidP="0077257C">
            <w:pPr>
              <w:rPr>
                <w:lang w:val="en-US"/>
              </w:rPr>
            </w:pPr>
            <w:r w:rsidRPr="0077257C">
              <w:rPr>
                <w:lang w:val="en-US"/>
              </w:rPr>
              <w:t>Metode</w:t>
            </w:r>
          </w:p>
        </w:tc>
        <w:tc>
          <w:tcPr>
            <w:tcW w:w="0" w:type="auto"/>
            <w:hideMark/>
          </w:tcPr>
          <w:p w14:paraId="23082DEE" w14:textId="77777777" w:rsidR="0077257C" w:rsidRPr="0077257C" w:rsidRDefault="0077257C" w:rsidP="0077257C">
            <w:pPr>
              <w:rPr>
                <w:lang w:val="en-US"/>
              </w:rPr>
            </w:pPr>
            <w:proofErr w:type="spellStart"/>
            <w:r w:rsidRPr="0077257C">
              <w:rPr>
                <w:lang w:val="en-US"/>
              </w:rPr>
              <w:t>Forventet</w:t>
            </w:r>
            <w:proofErr w:type="spellEnd"/>
            <w:r w:rsidRPr="0077257C">
              <w:rPr>
                <w:lang w:val="en-US"/>
              </w:rPr>
              <w:t xml:space="preserve"> </w:t>
            </w:r>
            <w:proofErr w:type="spellStart"/>
            <w:r w:rsidRPr="0077257C">
              <w:rPr>
                <w:lang w:val="en-US"/>
              </w:rPr>
              <w:t>resultat</w:t>
            </w:r>
            <w:proofErr w:type="spellEnd"/>
          </w:p>
        </w:tc>
      </w:tr>
      <w:tr w:rsidR="0077257C" w:rsidRPr="0077257C" w14:paraId="13357BDC" w14:textId="77777777" w:rsidTr="0077257C">
        <w:tc>
          <w:tcPr>
            <w:tcW w:w="0" w:type="auto"/>
            <w:hideMark/>
          </w:tcPr>
          <w:p w14:paraId="4B53D765" w14:textId="77777777" w:rsidR="0077257C" w:rsidRPr="0077257C" w:rsidRDefault="0077257C" w:rsidP="0077257C">
            <w:pPr>
              <w:rPr>
                <w:lang w:val="en-US"/>
              </w:rPr>
            </w:pPr>
            <w:r w:rsidRPr="0077257C">
              <w:rPr>
                <w:lang w:val="en-US"/>
              </w:rPr>
              <w:t>T1</w:t>
            </w:r>
          </w:p>
        </w:tc>
        <w:tc>
          <w:tcPr>
            <w:tcW w:w="0" w:type="auto"/>
            <w:hideMark/>
          </w:tcPr>
          <w:p w14:paraId="6A7B2D2F" w14:textId="77777777" w:rsidR="0077257C" w:rsidRPr="0077257C" w:rsidRDefault="0077257C" w:rsidP="0077257C">
            <w:pPr>
              <w:rPr>
                <w:lang w:val="en-US"/>
              </w:rPr>
            </w:pPr>
            <w:proofErr w:type="spellStart"/>
            <w:r w:rsidRPr="0077257C">
              <w:rPr>
                <w:lang w:val="en-US"/>
              </w:rPr>
              <w:t>Strømmåling</w:t>
            </w:r>
            <w:proofErr w:type="spellEnd"/>
            <w:r w:rsidRPr="0077257C">
              <w:rPr>
                <w:lang w:val="en-US"/>
              </w:rPr>
              <w:t xml:space="preserve"> (0–5 A)</w:t>
            </w:r>
          </w:p>
        </w:tc>
        <w:tc>
          <w:tcPr>
            <w:tcW w:w="0" w:type="auto"/>
            <w:hideMark/>
          </w:tcPr>
          <w:p w14:paraId="128148B5" w14:textId="77777777" w:rsidR="0077257C" w:rsidRPr="0077257C" w:rsidRDefault="0077257C" w:rsidP="0077257C">
            <w:pPr>
              <w:rPr>
                <w:lang w:val="en-US"/>
              </w:rPr>
            </w:pPr>
            <w:proofErr w:type="spellStart"/>
            <w:r w:rsidRPr="0077257C">
              <w:rPr>
                <w:lang w:val="en-US"/>
              </w:rPr>
              <w:t>Sammenligning</w:t>
            </w:r>
            <w:proofErr w:type="spellEnd"/>
            <w:r w:rsidRPr="0077257C">
              <w:rPr>
                <w:lang w:val="en-US"/>
              </w:rPr>
              <w:t xml:space="preserve"> med </w:t>
            </w:r>
            <w:proofErr w:type="spellStart"/>
            <w:r w:rsidRPr="0077257C">
              <w:rPr>
                <w:lang w:val="en-US"/>
              </w:rPr>
              <w:t>referansemåler</w:t>
            </w:r>
            <w:proofErr w:type="spellEnd"/>
          </w:p>
        </w:tc>
        <w:tc>
          <w:tcPr>
            <w:tcW w:w="0" w:type="auto"/>
            <w:hideMark/>
          </w:tcPr>
          <w:p w14:paraId="04CEF910" w14:textId="77777777" w:rsidR="0077257C" w:rsidRPr="0077257C" w:rsidRDefault="0077257C" w:rsidP="0077257C">
            <w:pPr>
              <w:rPr>
                <w:lang w:val="en-US"/>
              </w:rPr>
            </w:pPr>
            <w:r w:rsidRPr="0077257C">
              <w:rPr>
                <w:lang w:val="en-US"/>
              </w:rPr>
              <w:t xml:space="preserve">±10 % </w:t>
            </w:r>
            <w:proofErr w:type="spellStart"/>
            <w:r w:rsidRPr="0077257C">
              <w:rPr>
                <w:lang w:val="en-US"/>
              </w:rPr>
              <w:t>avvik</w:t>
            </w:r>
            <w:proofErr w:type="spellEnd"/>
          </w:p>
        </w:tc>
      </w:tr>
      <w:tr w:rsidR="0077257C" w:rsidRPr="0077257C" w14:paraId="6876BC87" w14:textId="77777777" w:rsidTr="0077257C">
        <w:tc>
          <w:tcPr>
            <w:tcW w:w="0" w:type="auto"/>
            <w:hideMark/>
          </w:tcPr>
          <w:p w14:paraId="05DD5E5F" w14:textId="77777777" w:rsidR="0077257C" w:rsidRPr="0077257C" w:rsidRDefault="0077257C" w:rsidP="0077257C">
            <w:pPr>
              <w:rPr>
                <w:lang w:val="en-US"/>
              </w:rPr>
            </w:pPr>
            <w:r w:rsidRPr="0077257C">
              <w:rPr>
                <w:lang w:val="en-US"/>
              </w:rPr>
              <w:t>T2</w:t>
            </w:r>
          </w:p>
        </w:tc>
        <w:tc>
          <w:tcPr>
            <w:tcW w:w="0" w:type="auto"/>
            <w:hideMark/>
          </w:tcPr>
          <w:p w14:paraId="187A25E0" w14:textId="77777777" w:rsidR="0077257C" w:rsidRPr="0077257C" w:rsidRDefault="0077257C" w:rsidP="0077257C">
            <w:pPr>
              <w:rPr>
                <w:lang w:val="en-US"/>
              </w:rPr>
            </w:pPr>
            <w:r w:rsidRPr="0077257C">
              <w:rPr>
                <w:lang w:val="en-US"/>
              </w:rPr>
              <w:t>Wi-Fi-</w:t>
            </w:r>
            <w:proofErr w:type="spellStart"/>
            <w:r w:rsidRPr="0077257C">
              <w:rPr>
                <w:lang w:val="en-US"/>
              </w:rPr>
              <w:t>overføring</w:t>
            </w:r>
            <w:proofErr w:type="spellEnd"/>
          </w:p>
        </w:tc>
        <w:tc>
          <w:tcPr>
            <w:tcW w:w="0" w:type="auto"/>
            <w:hideMark/>
          </w:tcPr>
          <w:p w14:paraId="210BC12B" w14:textId="77777777" w:rsidR="0077257C" w:rsidRPr="0077257C" w:rsidRDefault="0077257C" w:rsidP="0077257C">
            <w:pPr>
              <w:rPr>
                <w:lang w:val="en-US"/>
              </w:rPr>
            </w:pPr>
            <w:proofErr w:type="spellStart"/>
            <w:r w:rsidRPr="0077257C">
              <w:rPr>
                <w:lang w:val="en-US"/>
              </w:rPr>
              <w:t>Dataoverføring</w:t>
            </w:r>
            <w:proofErr w:type="spellEnd"/>
            <w:r w:rsidRPr="0077257C">
              <w:rPr>
                <w:lang w:val="en-US"/>
              </w:rPr>
              <w:t xml:space="preserve"> over 10 m</w:t>
            </w:r>
          </w:p>
        </w:tc>
        <w:tc>
          <w:tcPr>
            <w:tcW w:w="0" w:type="auto"/>
            <w:hideMark/>
          </w:tcPr>
          <w:p w14:paraId="5AFE4A56" w14:textId="77777777" w:rsidR="0077257C" w:rsidRPr="0077257C" w:rsidRDefault="0077257C" w:rsidP="0077257C">
            <w:pPr>
              <w:rPr>
                <w:lang w:val="en-US"/>
              </w:rPr>
            </w:pPr>
            <w:r w:rsidRPr="0077257C">
              <w:rPr>
                <w:lang w:val="en-US"/>
              </w:rPr>
              <w:t xml:space="preserve">100 % </w:t>
            </w:r>
            <w:proofErr w:type="spellStart"/>
            <w:r w:rsidRPr="0077257C">
              <w:rPr>
                <w:lang w:val="en-US"/>
              </w:rPr>
              <w:t>datapakker</w:t>
            </w:r>
            <w:proofErr w:type="spellEnd"/>
            <w:r w:rsidRPr="0077257C">
              <w:rPr>
                <w:lang w:val="en-US"/>
              </w:rPr>
              <w:t xml:space="preserve"> </w:t>
            </w:r>
            <w:proofErr w:type="spellStart"/>
            <w:r w:rsidRPr="0077257C">
              <w:rPr>
                <w:lang w:val="en-US"/>
              </w:rPr>
              <w:t>mottatt</w:t>
            </w:r>
            <w:proofErr w:type="spellEnd"/>
          </w:p>
        </w:tc>
      </w:tr>
      <w:tr w:rsidR="0077257C" w:rsidRPr="0077257C" w14:paraId="4A435DAD" w14:textId="77777777" w:rsidTr="0077257C">
        <w:tc>
          <w:tcPr>
            <w:tcW w:w="0" w:type="auto"/>
            <w:hideMark/>
          </w:tcPr>
          <w:p w14:paraId="2E2B677A" w14:textId="77777777" w:rsidR="0077257C" w:rsidRPr="0077257C" w:rsidRDefault="0077257C" w:rsidP="0077257C">
            <w:pPr>
              <w:rPr>
                <w:lang w:val="en-US"/>
              </w:rPr>
            </w:pPr>
            <w:r w:rsidRPr="0077257C">
              <w:rPr>
                <w:lang w:val="en-US"/>
              </w:rPr>
              <w:t>T3</w:t>
            </w:r>
          </w:p>
        </w:tc>
        <w:tc>
          <w:tcPr>
            <w:tcW w:w="0" w:type="auto"/>
            <w:hideMark/>
          </w:tcPr>
          <w:p w14:paraId="522D8464" w14:textId="77777777" w:rsidR="0077257C" w:rsidRPr="0077257C" w:rsidRDefault="0077257C" w:rsidP="0077257C">
            <w:pPr>
              <w:rPr>
                <w:lang w:val="en-US"/>
              </w:rPr>
            </w:pPr>
            <w:proofErr w:type="spellStart"/>
            <w:r w:rsidRPr="0077257C">
              <w:rPr>
                <w:lang w:val="en-US"/>
              </w:rPr>
              <w:t>Oppstartstid</w:t>
            </w:r>
            <w:proofErr w:type="spellEnd"/>
          </w:p>
        </w:tc>
        <w:tc>
          <w:tcPr>
            <w:tcW w:w="0" w:type="auto"/>
            <w:hideMark/>
          </w:tcPr>
          <w:p w14:paraId="373CDEB3" w14:textId="77777777" w:rsidR="0077257C" w:rsidRPr="0077257C" w:rsidRDefault="0077257C" w:rsidP="0077257C">
            <w:r w:rsidRPr="0077257C">
              <w:t>Tid fra strøm på til første måling</w:t>
            </w:r>
          </w:p>
        </w:tc>
        <w:tc>
          <w:tcPr>
            <w:tcW w:w="0" w:type="auto"/>
            <w:hideMark/>
          </w:tcPr>
          <w:p w14:paraId="353841DC" w14:textId="77777777" w:rsidR="0077257C" w:rsidRPr="0077257C" w:rsidRDefault="0077257C" w:rsidP="0077257C">
            <w:pPr>
              <w:rPr>
                <w:lang w:val="en-US"/>
              </w:rPr>
            </w:pPr>
            <w:r w:rsidRPr="0077257C">
              <w:rPr>
                <w:lang w:val="en-US"/>
              </w:rPr>
              <w:t xml:space="preserve">&lt; 2 </w:t>
            </w:r>
            <w:proofErr w:type="spellStart"/>
            <w:r w:rsidRPr="0077257C">
              <w:rPr>
                <w:lang w:val="en-US"/>
              </w:rPr>
              <w:t>sekunder</w:t>
            </w:r>
            <w:proofErr w:type="spellEnd"/>
          </w:p>
        </w:tc>
      </w:tr>
    </w:tbl>
    <w:p w14:paraId="78105536" w14:textId="77777777" w:rsidR="0077257C" w:rsidRDefault="0077257C" w:rsidP="0077257C">
      <w:pPr>
        <w:rPr>
          <w:lang w:val="en-GB"/>
        </w:rPr>
      </w:pPr>
    </w:p>
    <w:p w14:paraId="789F60E9" w14:textId="77777777" w:rsidR="0077257C" w:rsidRPr="0077257C" w:rsidRDefault="0077257C" w:rsidP="0077257C">
      <w:pPr>
        <w:rPr>
          <w:lang w:val="en-GB"/>
        </w:rPr>
      </w:pPr>
    </w:p>
    <w:p w14:paraId="0DD6813B" w14:textId="75A932D3" w:rsidR="00651C18" w:rsidRDefault="00651C18" w:rsidP="00651C18">
      <w:pPr>
        <w:pStyle w:val="Overskrift2"/>
        <w:rPr>
          <w:lang w:val="en-GB"/>
        </w:rPr>
      </w:pPr>
      <w:bookmarkStart w:id="33" w:name="_Toc1236049681"/>
      <w:r>
        <w:rPr>
          <w:lang w:val="en-GB"/>
        </w:rPr>
        <w:t>Simul</w:t>
      </w:r>
      <w:r w:rsidR="003E2674">
        <w:rPr>
          <w:lang w:val="en-GB"/>
        </w:rPr>
        <w:t>ering</w:t>
      </w:r>
      <w:bookmarkEnd w:id="33"/>
      <w:r>
        <w:rPr>
          <w:lang w:val="en-GB"/>
        </w:rPr>
        <w:t xml:space="preserve"> </w:t>
      </w:r>
    </w:p>
    <w:p w14:paraId="5A9840E0" w14:textId="77777777" w:rsidR="0077257C" w:rsidRPr="0077257C" w:rsidRDefault="0077257C" w:rsidP="0077257C">
      <w:pPr>
        <w:rPr>
          <w:color w:val="FF0000"/>
        </w:rPr>
      </w:pPr>
      <w:r w:rsidRPr="0077257C">
        <w:rPr>
          <w:b/>
          <w:bCs/>
          <w:color w:val="FF0000"/>
        </w:rPr>
        <w:t>Formål:</w:t>
      </w:r>
      <w:r w:rsidRPr="0077257C">
        <w:rPr>
          <w:color w:val="FF0000"/>
        </w:rPr>
        <w:t xml:space="preserve"> Vise hva som ble testet i simuleringsverktøy (f.eks. </w:t>
      </w:r>
      <w:proofErr w:type="spellStart"/>
      <w:r w:rsidRPr="0077257C">
        <w:rPr>
          <w:color w:val="FF0000"/>
        </w:rPr>
        <w:t>Wokwi</w:t>
      </w:r>
      <w:proofErr w:type="spellEnd"/>
      <w:r w:rsidRPr="0077257C">
        <w:rPr>
          <w:color w:val="FF0000"/>
        </w:rPr>
        <w:t xml:space="preserve">, </w:t>
      </w:r>
      <w:proofErr w:type="spellStart"/>
      <w:r w:rsidRPr="0077257C">
        <w:rPr>
          <w:color w:val="FF0000"/>
        </w:rPr>
        <w:t>Tinkercad</w:t>
      </w:r>
      <w:proofErr w:type="spellEnd"/>
      <w:r w:rsidRPr="0077257C">
        <w:rPr>
          <w:color w:val="FF0000"/>
        </w:rPr>
        <w:t xml:space="preserve">, </w:t>
      </w:r>
      <w:proofErr w:type="spellStart"/>
      <w:r w:rsidRPr="0077257C">
        <w:rPr>
          <w:color w:val="FF0000"/>
        </w:rPr>
        <w:t>LTspice</w:t>
      </w:r>
      <w:proofErr w:type="spellEnd"/>
      <w:r w:rsidRPr="0077257C">
        <w:rPr>
          <w:color w:val="FF0000"/>
        </w:rPr>
        <w:t>).</w:t>
      </w:r>
    </w:p>
    <w:p w14:paraId="1DFDA9B8" w14:textId="77777777" w:rsidR="0077257C" w:rsidRPr="0077257C" w:rsidRDefault="0077257C" w:rsidP="0077257C">
      <w:pPr>
        <w:rPr>
          <w:color w:val="FF0000"/>
          <w:lang w:val="en-US"/>
        </w:rPr>
      </w:pPr>
      <w:proofErr w:type="spellStart"/>
      <w:r w:rsidRPr="0077257C">
        <w:rPr>
          <w:b/>
          <w:bCs/>
          <w:color w:val="FF0000"/>
          <w:lang w:val="en-US"/>
        </w:rPr>
        <w:t>Hjelpetekst</w:t>
      </w:r>
      <w:proofErr w:type="spellEnd"/>
      <w:r w:rsidRPr="0077257C">
        <w:rPr>
          <w:b/>
          <w:bCs/>
          <w:color w:val="FF0000"/>
          <w:lang w:val="en-US"/>
        </w:rPr>
        <w:t>:</w:t>
      </w:r>
    </w:p>
    <w:p w14:paraId="2764B13E" w14:textId="77777777" w:rsidR="0077257C" w:rsidRPr="0077257C" w:rsidRDefault="0077257C" w:rsidP="00133E2C">
      <w:pPr>
        <w:numPr>
          <w:ilvl w:val="0"/>
          <w:numId w:val="24"/>
        </w:numPr>
        <w:rPr>
          <w:color w:val="FF0000"/>
          <w:lang w:val="en-US"/>
        </w:rPr>
      </w:pPr>
      <w:proofErr w:type="spellStart"/>
      <w:r w:rsidRPr="0077257C">
        <w:rPr>
          <w:color w:val="FF0000"/>
          <w:lang w:val="en-US"/>
        </w:rPr>
        <w:t>Hva</w:t>
      </w:r>
      <w:proofErr w:type="spellEnd"/>
      <w:r w:rsidRPr="0077257C">
        <w:rPr>
          <w:color w:val="FF0000"/>
          <w:lang w:val="en-US"/>
        </w:rPr>
        <w:t xml:space="preserve"> </w:t>
      </w:r>
      <w:proofErr w:type="spellStart"/>
      <w:r w:rsidRPr="0077257C">
        <w:rPr>
          <w:color w:val="FF0000"/>
          <w:lang w:val="en-US"/>
        </w:rPr>
        <w:t>ble</w:t>
      </w:r>
      <w:proofErr w:type="spellEnd"/>
      <w:r w:rsidRPr="0077257C">
        <w:rPr>
          <w:color w:val="FF0000"/>
          <w:lang w:val="en-US"/>
        </w:rPr>
        <w:t xml:space="preserve"> </w:t>
      </w:r>
      <w:proofErr w:type="spellStart"/>
      <w:r w:rsidRPr="0077257C">
        <w:rPr>
          <w:color w:val="FF0000"/>
          <w:lang w:val="en-US"/>
        </w:rPr>
        <w:t>simulert</w:t>
      </w:r>
      <w:proofErr w:type="spellEnd"/>
      <w:r w:rsidRPr="0077257C">
        <w:rPr>
          <w:color w:val="FF0000"/>
          <w:lang w:val="en-US"/>
        </w:rPr>
        <w:t>?</w:t>
      </w:r>
    </w:p>
    <w:p w14:paraId="5CF0503E" w14:textId="77777777" w:rsidR="0077257C" w:rsidRPr="0077257C" w:rsidRDefault="0077257C" w:rsidP="00133E2C">
      <w:pPr>
        <w:numPr>
          <w:ilvl w:val="0"/>
          <w:numId w:val="24"/>
        </w:numPr>
        <w:rPr>
          <w:color w:val="FF0000"/>
        </w:rPr>
      </w:pPr>
      <w:r w:rsidRPr="0077257C">
        <w:rPr>
          <w:color w:val="FF0000"/>
        </w:rPr>
        <w:lastRenderedPageBreak/>
        <w:t>Hvilke komponenter og kode ble testet?</w:t>
      </w:r>
    </w:p>
    <w:p w14:paraId="0A43479F" w14:textId="77777777" w:rsidR="0077257C" w:rsidRPr="0077257C" w:rsidRDefault="0077257C" w:rsidP="00133E2C">
      <w:pPr>
        <w:numPr>
          <w:ilvl w:val="0"/>
          <w:numId w:val="24"/>
        </w:numPr>
        <w:rPr>
          <w:color w:val="FF0000"/>
        </w:rPr>
      </w:pPr>
      <w:r w:rsidRPr="0077257C">
        <w:rPr>
          <w:color w:val="FF0000"/>
        </w:rPr>
        <w:t>Hvilke resultater fikk dere – og stemte de med virkeligheten?</w:t>
      </w:r>
    </w:p>
    <w:p w14:paraId="521F6438" w14:textId="3C49095A" w:rsidR="0077257C" w:rsidRPr="0077257C" w:rsidRDefault="0077257C" w:rsidP="0077257C">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w:t>
      </w:r>
      <w:proofErr w:type="spellStart"/>
      <w:r w:rsidRPr="0077257C">
        <w:rPr>
          <w:i/>
          <w:iCs/>
          <w:color w:val="FF0000"/>
        </w:rPr>
        <w:t>Wokwi</w:t>
      </w:r>
      <w:proofErr w:type="spellEnd"/>
      <w:r w:rsidRPr="0077257C">
        <w:rPr>
          <w:i/>
          <w:iCs/>
          <w:color w:val="FF0000"/>
        </w:rPr>
        <w:t xml:space="preserve">-simulering viste at systemet målte strøm og publiserte data hvert 3. sekund. Simulert input ble behandlet riktig av </w:t>
      </w:r>
      <w:proofErr w:type="spellStart"/>
      <w:r w:rsidRPr="0077257C">
        <w:rPr>
          <w:i/>
          <w:iCs/>
          <w:color w:val="FF0000"/>
        </w:rPr>
        <w:t>firmware</w:t>
      </w:r>
      <w:proofErr w:type="spellEnd"/>
      <w:r w:rsidRPr="0077257C">
        <w:rPr>
          <w:i/>
          <w:iCs/>
          <w:color w:val="FF0000"/>
        </w:rPr>
        <w:t>, og data ble sendt til monitoren."</w:t>
      </w:r>
    </w:p>
    <w:p w14:paraId="531AAA83" w14:textId="77777777" w:rsidR="00651C18" w:rsidRPr="0077257C" w:rsidRDefault="00651C18" w:rsidP="00651C18"/>
    <w:p w14:paraId="2FAFA2D8" w14:textId="7E020BAF" w:rsidR="00651C18" w:rsidRPr="006F1790" w:rsidRDefault="00974E27" w:rsidP="00651C18">
      <w:pPr>
        <w:pStyle w:val="Overskrift2"/>
      </w:pPr>
      <w:bookmarkStart w:id="34" w:name="_Toc904776928"/>
      <w:r w:rsidRPr="006F1790">
        <w:t>Funksjontesting</w:t>
      </w:r>
      <w:bookmarkEnd w:id="34"/>
      <w:r w:rsidRPr="006F1790">
        <w:t xml:space="preserve"> </w:t>
      </w:r>
    </w:p>
    <w:p w14:paraId="4559916C" w14:textId="320F541F" w:rsidR="0077257C" w:rsidRPr="0077257C" w:rsidRDefault="0077257C" w:rsidP="0077257C">
      <w:pPr>
        <w:rPr>
          <w:color w:val="FF0000"/>
        </w:rPr>
      </w:pPr>
      <w:r>
        <w:rPr>
          <w:b/>
          <w:bCs/>
          <w:color w:val="FF0000"/>
        </w:rPr>
        <w:t>F</w:t>
      </w:r>
      <w:r w:rsidRPr="0077257C">
        <w:rPr>
          <w:b/>
          <w:bCs/>
          <w:color w:val="FF0000"/>
        </w:rPr>
        <w:t>ormål:</w:t>
      </w:r>
      <w:r w:rsidRPr="0077257C">
        <w:rPr>
          <w:color w:val="FF0000"/>
        </w:rPr>
        <w:t xml:space="preserve"> Dokumentere om systemet faktisk gjør det det skal (funksjonelt, bruksmessig).</w:t>
      </w:r>
    </w:p>
    <w:p w14:paraId="182CC61C" w14:textId="77777777" w:rsidR="0077257C" w:rsidRPr="0077257C" w:rsidRDefault="0077257C" w:rsidP="0077257C">
      <w:pPr>
        <w:rPr>
          <w:color w:val="FF0000"/>
          <w:lang w:val="en-US"/>
        </w:rPr>
      </w:pPr>
      <w:proofErr w:type="spellStart"/>
      <w:r w:rsidRPr="0077257C">
        <w:rPr>
          <w:b/>
          <w:bCs/>
          <w:color w:val="FF0000"/>
          <w:lang w:val="en-US"/>
        </w:rPr>
        <w:t>Hjelpetekst</w:t>
      </w:r>
      <w:proofErr w:type="spellEnd"/>
      <w:r w:rsidRPr="0077257C">
        <w:rPr>
          <w:b/>
          <w:bCs/>
          <w:color w:val="FF0000"/>
          <w:lang w:val="en-US"/>
        </w:rPr>
        <w:t>:</w:t>
      </w:r>
    </w:p>
    <w:p w14:paraId="08B8ECE7" w14:textId="77777777" w:rsidR="0077257C" w:rsidRPr="0077257C" w:rsidRDefault="0077257C" w:rsidP="00133E2C">
      <w:pPr>
        <w:numPr>
          <w:ilvl w:val="0"/>
          <w:numId w:val="25"/>
        </w:numPr>
        <w:rPr>
          <w:color w:val="FF0000"/>
          <w:lang w:val="en-US"/>
        </w:rPr>
      </w:pPr>
      <w:proofErr w:type="spellStart"/>
      <w:r w:rsidRPr="0077257C">
        <w:rPr>
          <w:color w:val="FF0000"/>
          <w:lang w:val="en-US"/>
        </w:rPr>
        <w:t>Fungerer</w:t>
      </w:r>
      <w:proofErr w:type="spellEnd"/>
      <w:r w:rsidRPr="0077257C">
        <w:rPr>
          <w:color w:val="FF0000"/>
          <w:lang w:val="en-US"/>
        </w:rPr>
        <w:t xml:space="preserve"> </w:t>
      </w:r>
      <w:proofErr w:type="spellStart"/>
      <w:r w:rsidRPr="0077257C">
        <w:rPr>
          <w:color w:val="FF0000"/>
          <w:lang w:val="en-US"/>
        </w:rPr>
        <w:t>sensorer</w:t>
      </w:r>
      <w:proofErr w:type="spellEnd"/>
      <w:r w:rsidRPr="0077257C">
        <w:rPr>
          <w:color w:val="FF0000"/>
          <w:lang w:val="en-US"/>
        </w:rPr>
        <w:t xml:space="preserve"> </w:t>
      </w:r>
      <w:proofErr w:type="spellStart"/>
      <w:r w:rsidRPr="0077257C">
        <w:rPr>
          <w:color w:val="FF0000"/>
          <w:lang w:val="en-US"/>
        </w:rPr>
        <w:t>som</w:t>
      </w:r>
      <w:proofErr w:type="spellEnd"/>
      <w:r w:rsidRPr="0077257C">
        <w:rPr>
          <w:color w:val="FF0000"/>
          <w:lang w:val="en-US"/>
        </w:rPr>
        <w:t xml:space="preserve"> </w:t>
      </w:r>
      <w:proofErr w:type="spellStart"/>
      <w:r w:rsidRPr="0077257C">
        <w:rPr>
          <w:color w:val="FF0000"/>
          <w:lang w:val="en-US"/>
        </w:rPr>
        <w:t>forventet</w:t>
      </w:r>
      <w:proofErr w:type="spellEnd"/>
      <w:r w:rsidRPr="0077257C">
        <w:rPr>
          <w:color w:val="FF0000"/>
          <w:lang w:val="en-US"/>
        </w:rPr>
        <w:t>?</w:t>
      </w:r>
    </w:p>
    <w:p w14:paraId="39650D65" w14:textId="77777777" w:rsidR="0077257C" w:rsidRPr="0077257C" w:rsidRDefault="0077257C" w:rsidP="00133E2C">
      <w:pPr>
        <w:numPr>
          <w:ilvl w:val="0"/>
          <w:numId w:val="25"/>
        </w:numPr>
        <w:rPr>
          <w:color w:val="FF0000"/>
        </w:rPr>
      </w:pPr>
      <w:r w:rsidRPr="0077257C">
        <w:rPr>
          <w:color w:val="FF0000"/>
        </w:rPr>
        <w:t>Reagerer systemet riktig på input?</w:t>
      </w:r>
    </w:p>
    <w:p w14:paraId="74BFAD5C" w14:textId="77777777" w:rsidR="0077257C" w:rsidRPr="0077257C" w:rsidRDefault="0077257C" w:rsidP="00133E2C">
      <w:pPr>
        <w:numPr>
          <w:ilvl w:val="0"/>
          <w:numId w:val="25"/>
        </w:numPr>
        <w:rPr>
          <w:color w:val="FF0000"/>
        </w:rPr>
      </w:pPr>
      <w:r w:rsidRPr="0077257C">
        <w:rPr>
          <w:color w:val="FF0000"/>
        </w:rPr>
        <w:t>Fungerer brukergrensesnitt, knapper, visning osv.?</w:t>
      </w:r>
    </w:p>
    <w:p w14:paraId="786AA22C" w14:textId="5C8FA4D2" w:rsidR="0077257C" w:rsidRPr="0077257C" w:rsidRDefault="0077257C" w:rsidP="0077257C">
      <w:pPr>
        <w:rPr>
          <w:color w:val="FF0000"/>
          <w:lang w:val="en-US"/>
        </w:rPr>
      </w:pPr>
      <w:r w:rsidRPr="0077257C">
        <w:rPr>
          <w:i/>
          <w:iCs/>
          <w:color w:val="FF0000"/>
          <w:lang w:val="en-US"/>
        </w:rPr>
        <w:t xml:space="preserve">Eksempel </w:t>
      </w:r>
      <w:proofErr w:type="spellStart"/>
      <w:r w:rsidRPr="0077257C">
        <w:rPr>
          <w:i/>
          <w:iCs/>
          <w:color w:val="FF0000"/>
          <w:lang w:val="en-US"/>
        </w:rPr>
        <w:t>på</w:t>
      </w:r>
      <w:proofErr w:type="spellEnd"/>
      <w:r w:rsidRPr="0077257C">
        <w:rPr>
          <w:i/>
          <w:iCs/>
          <w:color w:val="FF0000"/>
          <w:lang w:val="en-US"/>
        </w:rPr>
        <w:t xml:space="preserve"> </w:t>
      </w:r>
      <w:proofErr w:type="spellStart"/>
      <w:r w:rsidRPr="0077257C">
        <w:rPr>
          <w:i/>
          <w:iCs/>
          <w:color w:val="FF0000"/>
          <w:lang w:val="en-US"/>
        </w:rPr>
        <w:t>sjekkliste</w:t>
      </w:r>
      <w:proofErr w:type="spellEnd"/>
      <w:r w:rsidRPr="0077257C">
        <w:rPr>
          <w:i/>
          <w:iCs/>
          <w:color w:val="FF0000"/>
          <w:lang w:val="en-US"/>
        </w:rPr>
        <w:t>:</w:t>
      </w:r>
    </w:p>
    <w:tbl>
      <w:tblPr>
        <w:tblStyle w:val="Rutenettabelllys"/>
        <w:tblW w:w="0" w:type="auto"/>
        <w:jc w:val="center"/>
        <w:tblLook w:val="04A0" w:firstRow="1" w:lastRow="0" w:firstColumn="1" w:lastColumn="0" w:noHBand="0" w:noVBand="1"/>
      </w:tblPr>
      <w:tblGrid>
        <w:gridCol w:w="2556"/>
        <w:gridCol w:w="546"/>
        <w:gridCol w:w="2611"/>
      </w:tblGrid>
      <w:tr w:rsidR="0077257C" w:rsidRPr="0077257C" w14:paraId="449F2134" w14:textId="77777777" w:rsidTr="0077257C">
        <w:trPr>
          <w:jc w:val="center"/>
        </w:trPr>
        <w:tc>
          <w:tcPr>
            <w:tcW w:w="0" w:type="auto"/>
            <w:hideMark/>
          </w:tcPr>
          <w:p w14:paraId="2DDC66A6" w14:textId="77777777" w:rsidR="0077257C" w:rsidRPr="0077257C" w:rsidRDefault="0077257C" w:rsidP="0077257C">
            <w:pPr>
              <w:rPr>
                <w:lang w:val="en-US"/>
              </w:rPr>
            </w:pPr>
            <w:proofErr w:type="spellStart"/>
            <w:r w:rsidRPr="0077257C">
              <w:rPr>
                <w:lang w:val="en-US"/>
              </w:rPr>
              <w:t>Funksjon</w:t>
            </w:r>
            <w:proofErr w:type="spellEnd"/>
          </w:p>
        </w:tc>
        <w:tc>
          <w:tcPr>
            <w:tcW w:w="0" w:type="auto"/>
            <w:hideMark/>
          </w:tcPr>
          <w:p w14:paraId="7B5AC119" w14:textId="77777777" w:rsidR="0077257C" w:rsidRPr="0077257C" w:rsidRDefault="0077257C" w:rsidP="0077257C">
            <w:pPr>
              <w:rPr>
                <w:lang w:val="en-US"/>
              </w:rPr>
            </w:pPr>
            <w:r w:rsidRPr="0077257C">
              <w:rPr>
                <w:lang w:val="en-US"/>
              </w:rPr>
              <w:t>OK?</w:t>
            </w:r>
          </w:p>
        </w:tc>
        <w:tc>
          <w:tcPr>
            <w:tcW w:w="0" w:type="auto"/>
            <w:hideMark/>
          </w:tcPr>
          <w:p w14:paraId="63AED145" w14:textId="77777777" w:rsidR="0077257C" w:rsidRPr="0077257C" w:rsidRDefault="0077257C" w:rsidP="0077257C">
            <w:pPr>
              <w:rPr>
                <w:lang w:val="en-US"/>
              </w:rPr>
            </w:pPr>
            <w:proofErr w:type="spellStart"/>
            <w:r w:rsidRPr="0077257C">
              <w:rPr>
                <w:lang w:val="en-US"/>
              </w:rPr>
              <w:t>Kommentar</w:t>
            </w:r>
            <w:proofErr w:type="spellEnd"/>
          </w:p>
        </w:tc>
      </w:tr>
      <w:tr w:rsidR="0077257C" w:rsidRPr="0077257C" w14:paraId="3FE91557" w14:textId="77777777" w:rsidTr="0077257C">
        <w:trPr>
          <w:jc w:val="center"/>
        </w:trPr>
        <w:tc>
          <w:tcPr>
            <w:tcW w:w="0" w:type="auto"/>
            <w:hideMark/>
          </w:tcPr>
          <w:p w14:paraId="27C99944" w14:textId="77777777" w:rsidR="0077257C" w:rsidRPr="0077257C" w:rsidRDefault="0077257C" w:rsidP="0077257C">
            <w:pPr>
              <w:rPr>
                <w:lang w:val="en-US"/>
              </w:rPr>
            </w:pPr>
            <w:proofErr w:type="spellStart"/>
            <w:r w:rsidRPr="0077257C">
              <w:rPr>
                <w:lang w:val="en-US"/>
              </w:rPr>
              <w:t>Måling</w:t>
            </w:r>
            <w:proofErr w:type="spellEnd"/>
            <w:r w:rsidRPr="0077257C">
              <w:rPr>
                <w:lang w:val="en-US"/>
              </w:rPr>
              <w:t xml:space="preserve"> av </w:t>
            </w:r>
            <w:proofErr w:type="spellStart"/>
            <w:r w:rsidRPr="0077257C">
              <w:rPr>
                <w:lang w:val="en-US"/>
              </w:rPr>
              <w:t>strøm</w:t>
            </w:r>
            <w:proofErr w:type="spellEnd"/>
          </w:p>
        </w:tc>
        <w:tc>
          <w:tcPr>
            <w:tcW w:w="0" w:type="auto"/>
            <w:hideMark/>
          </w:tcPr>
          <w:p w14:paraId="7C098337"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13FBDA0E" w14:textId="77777777" w:rsidR="0077257C" w:rsidRPr="0077257C" w:rsidRDefault="0077257C" w:rsidP="0077257C">
            <w:pPr>
              <w:rPr>
                <w:lang w:val="en-US"/>
              </w:rPr>
            </w:pPr>
            <w:r w:rsidRPr="0077257C">
              <w:rPr>
                <w:lang w:val="en-US"/>
              </w:rPr>
              <w:t xml:space="preserve">Stabil </w:t>
            </w:r>
            <w:proofErr w:type="spellStart"/>
            <w:r w:rsidRPr="0077257C">
              <w:rPr>
                <w:lang w:val="en-US"/>
              </w:rPr>
              <w:t>verdi</w:t>
            </w:r>
            <w:proofErr w:type="spellEnd"/>
            <w:r w:rsidRPr="0077257C">
              <w:rPr>
                <w:lang w:val="en-US"/>
              </w:rPr>
              <w:t xml:space="preserve"> over </w:t>
            </w:r>
            <w:proofErr w:type="spellStart"/>
            <w:r w:rsidRPr="0077257C">
              <w:rPr>
                <w:lang w:val="en-US"/>
              </w:rPr>
              <w:t>tid</w:t>
            </w:r>
            <w:proofErr w:type="spellEnd"/>
          </w:p>
        </w:tc>
      </w:tr>
      <w:tr w:rsidR="0077257C" w:rsidRPr="0077257C" w14:paraId="04FAB24F" w14:textId="77777777" w:rsidTr="0077257C">
        <w:trPr>
          <w:jc w:val="center"/>
        </w:trPr>
        <w:tc>
          <w:tcPr>
            <w:tcW w:w="0" w:type="auto"/>
            <w:hideMark/>
          </w:tcPr>
          <w:p w14:paraId="6BE484AB" w14:textId="77777777" w:rsidR="0077257C" w:rsidRPr="0077257C" w:rsidRDefault="0077257C" w:rsidP="0077257C">
            <w:pPr>
              <w:rPr>
                <w:lang w:val="en-US"/>
              </w:rPr>
            </w:pPr>
            <w:proofErr w:type="spellStart"/>
            <w:r w:rsidRPr="0077257C">
              <w:rPr>
                <w:lang w:val="en-US"/>
              </w:rPr>
              <w:t>Oppkobling</w:t>
            </w:r>
            <w:proofErr w:type="spellEnd"/>
            <w:r w:rsidRPr="0077257C">
              <w:rPr>
                <w:lang w:val="en-US"/>
              </w:rPr>
              <w:t xml:space="preserve"> </w:t>
            </w:r>
            <w:proofErr w:type="spellStart"/>
            <w:r w:rsidRPr="0077257C">
              <w:rPr>
                <w:lang w:val="en-US"/>
              </w:rPr>
              <w:t>til</w:t>
            </w:r>
            <w:proofErr w:type="spellEnd"/>
            <w:r w:rsidRPr="0077257C">
              <w:rPr>
                <w:lang w:val="en-US"/>
              </w:rPr>
              <w:t xml:space="preserve"> Wi-Fi</w:t>
            </w:r>
          </w:p>
        </w:tc>
        <w:tc>
          <w:tcPr>
            <w:tcW w:w="0" w:type="auto"/>
            <w:hideMark/>
          </w:tcPr>
          <w:p w14:paraId="38C27AB3"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17E9F222" w14:textId="77777777" w:rsidR="0077257C" w:rsidRPr="0077257C" w:rsidRDefault="0077257C" w:rsidP="0077257C">
            <w:pPr>
              <w:rPr>
                <w:lang w:val="en-US"/>
              </w:rPr>
            </w:pPr>
            <w:proofErr w:type="spellStart"/>
            <w:r w:rsidRPr="0077257C">
              <w:rPr>
                <w:lang w:val="en-US"/>
              </w:rPr>
              <w:t>Noen</w:t>
            </w:r>
            <w:proofErr w:type="spellEnd"/>
            <w:r w:rsidRPr="0077257C">
              <w:rPr>
                <w:lang w:val="en-US"/>
              </w:rPr>
              <w:t xml:space="preserve"> </w:t>
            </w:r>
            <w:proofErr w:type="spellStart"/>
            <w:r w:rsidRPr="0077257C">
              <w:rPr>
                <w:lang w:val="en-US"/>
              </w:rPr>
              <w:t>forsinkelser</w:t>
            </w:r>
            <w:proofErr w:type="spellEnd"/>
            <w:r w:rsidRPr="0077257C">
              <w:rPr>
                <w:lang w:val="en-US"/>
              </w:rPr>
              <w:t xml:space="preserve"> </w:t>
            </w:r>
            <w:proofErr w:type="spellStart"/>
            <w:r w:rsidRPr="0077257C">
              <w:rPr>
                <w:lang w:val="en-US"/>
              </w:rPr>
              <w:t>første</w:t>
            </w:r>
            <w:proofErr w:type="spellEnd"/>
            <w:r w:rsidRPr="0077257C">
              <w:rPr>
                <w:lang w:val="en-US"/>
              </w:rPr>
              <w:t xml:space="preserve"> gang</w:t>
            </w:r>
          </w:p>
        </w:tc>
      </w:tr>
      <w:tr w:rsidR="0077257C" w:rsidRPr="0077257C" w14:paraId="5D23826F" w14:textId="77777777" w:rsidTr="0077257C">
        <w:trPr>
          <w:jc w:val="center"/>
        </w:trPr>
        <w:tc>
          <w:tcPr>
            <w:tcW w:w="0" w:type="auto"/>
            <w:hideMark/>
          </w:tcPr>
          <w:p w14:paraId="20973DC5" w14:textId="77777777" w:rsidR="0077257C" w:rsidRPr="0077257C" w:rsidRDefault="0077257C" w:rsidP="0077257C">
            <w:pPr>
              <w:rPr>
                <w:lang w:val="en-US"/>
              </w:rPr>
            </w:pPr>
            <w:proofErr w:type="spellStart"/>
            <w:r w:rsidRPr="0077257C">
              <w:rPr>
                <w:lang w:val="en-US"/>
              </w:rPr>
              <w:t>Datavisning</w:t>
            </w:r>
            <w:proofErr w:type="spellEnd"/>
            <w:r w:rsidRPr="0077257C">
              <w:rPr>
                <w:lang w:val="en-US"/>
              </w:rPr>
              <w:t xml:space="preserve"> i </w:t>
            </w:r>
            <w:proofErr w:type="spellStart"/>
            <w:r w:rsidRPr="0077257C">
              <w:rPr>
                <w:lang w:val="en-US"/>
              </w:rPr>
              <w:t>webgrensesnitt</w:t>
            </w:r>
            <w:proofErr w:type="spellEnd"/>
          </w:p>
        </w:tc>
        <w:tc>
          <w:tcPr>
            <w:tcW w:w="0" w:type="auto"/>
            <w:hideMark/>
          </w:tcPr>
          <w:p w14:paraId="65296377" w14:textId="77777777" w:rsidR="0077257C" w:rsidRPr="0077257C" w:rsidRDefault="0077257C" w:rsidP="0077257C">
            <w:pPr>
              <w:rPr>
                <w:lang w:val="en-US"/>
              </w:rPr>
            </w:pPr>
            <w:r w:rsidRPr="0077257C">
              <w:rPr>
                <w:rFonts w:ascii="Segoe UI Emoji" w:hAnsi="Segoe UI Emoji" w:cs="Segoe UI Emoji"/>
                <w:lang w:val="en-US"/>
              </w:rPr>
              <w:t>✅</w:t>
            </w:r>
          </w:p>
        </w:tc>
        <w:tc>
          <w:tcPr>
            <w:tcW w:w="0" w:type="auto"/>
            <w:hideMark/>
          </w:tcPr>
          <w:p w14:paraId="7FD9AF35" w14:textId="77777777" w:rsidR="0077257C" w:rsidRPr="0077257C" w:rsidRDefault="0077257C" w:rsidP="0077257C">
            <w:pPr>
              <w:rPr>
                <w:lang w:val="en-US"/>
              </w:rPr>
            </w:pPr>
            <w:proofErr w:type="spellStart"/>
            <w:r w:rsidRPr="0077257C">
              <w:rPr>
                <w:lang w:val="en-US"/>
              </w:rPr>
              <w:t>Oppdatert</w:t>
            </w:r>
            <w:proofErr w:type="spellEnd"/>
            <w:r w:rsidRPr="0077257C">
              <w:rPr>
                <w:lang w:val="en-US"/>
              </w:rPr>
              <w:t xml:space="preserve"> </w:t>
            </w:r>
            <w:proofErr w:type="spellStart"/>
            <w:r w:rsidRPr="0077257C">
              <w:rPr>
                <w:lang w:val="en-US"/>
              </w:rPr>
              <w:t>hvert</w:t>
            </w:r>
            <w:proofErr w:type="spellEnd"/>
            <w:r w:rsidRPr="0077257C">
              <w:rPr>
                <w:lang w:val="en-US"/>
              </w:rPr>
              <w:t xml:space="preserve"> 5. </w:t>
            </w:r>
            <w:proofErr w:type="spellStart"/>
            <w:r w:rsidRPr="0077257C">
              <w:rPr>
                <w:lang w:val="en-US"/>
              </w:rPr>
              <w:t>sekund</w:t>
            </w:r>
            <w:proofErr w:type="spellEnd"/>
          </w:p>
        </w:tc>
      </w:tr>
      <w:tr w:rsidR="0077257C" w:rsidRPr="0077257C" w14:paraId="3429A223" w14:textId="77777777" w:rsidTr="0077257C">
        <w:trPr>
          <w:jc w:val="center"/>
        </w:trPr>
        <w:tc>
          <w:tcPr>
            <w:tcW w:w="0" w:type="auto"/>
          </w:tcPr>
          <w:p w14:paraId="2876E73D" w14:textId="77777777" w:rsidR="0077257C" w:rsidRPr="0077257C" w:rsidRDefault="0077257C" w:rsidP="0077257C">
            <w:pPr>
              <w:rPr>
                <w:lang w:val="en-US"/>
              </w:rPr>
            </w:pPr>
          </w:p>
        </w:tc>
        <w:tc>
          <w:tcPr>
            <w:tcW w:w="0" w:type="auto"/>
          </w:tcPr>
          <w:p w14:paraId="7491C69B" w14:textId="77777777" w:rsidR="0077257C" w:rsidRPr="0077257C" w:rsidRDefault="0077257C" w:rsidP="0077257C">
            <w:pPr>
              <w:rPr>
                <w:rFonts w:ascii="Segoe UI Emoji" w:hAnsi="Segoe UI Emoji" w:cs="Segoe UI Emoji"/>
                <w:lang w:val="en-US"/>
              </w:rPr>
            </w:pPr>
          </w:p>
        </w:tc>
        <w:tc>
          <w:tcPr>
            <w:tcW w:w="0" w:type="auto"/>
          </w:tcPr>
          <w:p w14:paraId="177D1209" w14:textId="77777777" w:rsidR="0077257C" w:rsidRPr="0077257C" w:rsidRDefault="0077257C" w:rsidP="0077257C">
            <w:pPr>
              <w:rPr>
                <w:lang w:val="en-US"/>
              </w:rPr>
            </w:pPr>
          </w:p>
        </w:tc>
      </w:tr>
    </w:tbl>
    <w:p w14:paraId="2C16CB39" w14:textId="77777777" w:rsidR="0077257C" w:rsidRDefault="0077257C" w:rsidP="0077257C"/>
    <w:p w14:paraId="39E0FA76" w14:textId="3C3DDB67" w:rsidR="00651C18" w:rsidRPr="00974E27" w:rsidRDefault="00974E27" w:rsidP="00651C18">
      <w:pPr>
        <w:pStyle w:val="Overskrift2"/>
      </w:pPr>
      <w:bookmarkStart w:id="35" w:name="_Toc687952408"/>
      <w:r w:rsidRPr="00974E27">
        <w:t xml:space="preserve">oppsummering og </w:t>
      </w:r>
      <w:r w:rsidR="00651C18" w:rsidRPr="00974E27">
        <w:t>Result</w:t>
      </w:r>
      <w:r w:rsidR="00A1530B" w:rsidRPr="00974E27">
        <w:t>ater</w:t>
      </w:r>
      <w:bookmarkEnd w:id="35"/>
      <w:r w:rsidR="00651C18" w:rsidRPr="00974E27">
        <w:t xml:space="preserve"> </w:t>
      </w:r>
    </w:p>
    <w:p w14:paraId="263FEF0B" w14:textId="77777777" w:rsidR="0077257C" w:rsidRPr="0077257C" w:rsidRDefault="0077257C" w:rsidP="0077257C">
      <w:pPr>
        <w:rPr>
          <w:color w:val="FF0000"/>
        </w:rPr>
      </w:pPr>
      <w:r w:rsidRPr="0077257C">
        <w:rPr>
          <w:b/>
          <w:bCs/>
          <w:color w:val="FF0000"/>
        </w:rPr>
        <w:t>Formål:</w:t>
      </w:r>
      <w:r w:rsidRPr="0077257C">
        <w:rPr>
          <w:color w:val="FF0000"/>
        </w:rPr>
        <w:t xml:space="preserve"> Samle og tolke hovedfunn på en oversiktlig måte.</w:t>
      </w:r>
    </w:p>
    <w:p w14:paraId="7DC23D41" w14:textId="77777777" w:rsidR="0077257C" w:rsidRPr="0077257C" w:rsidRDefault="0077257C" w:rsidP="0077257C">
      <w:pPr>
        <w:rPr>
          <w:color w:val="FF0000"/>
          <w:lang w:val="en-US"/>
        </w:rPr>
      </w:pPr>
      <w:proofErr w:type="spellStart"/>
      <w:r w:rsidRPr="0077257C">
        <w:rPr>
          <w:b/>
          <w:bCs/>
          <w:color w:val="FF0000"/>
          <w:lang w:val="en-US"/>
        </w:rPr>
        <w:t>Hjelpetekst</w:t>
      </w:r>
      <w:proofErr w:type="spellEnd"/>
      <w:r w:rsidRPr="0077257C">
        <w:rPr>
          <w:b/>
          <w:bCs/>
          <w:color w:val="FF0000"/>
          <w:lang w:val="en-US"/>
        </w:rPr>
        <w:t>:</w:t>
      </w:r>
    </w:p>
    <w:p w14:paraId="1FB4D2AA" w14:textId="77777777" w:rsidR="0077257C" w:rsidRPr="0077257C" w:rsidRDefault="0077257C" w:rsidP="00133E2C">
      <w:pPr>
        <w:numPr>
          <w:ilvl w:val="0"/>
          <w:numId w:val="26"/>
        </w:numPr>
        <w:rPr>
          <w:color w:val="FF0000"/>
          <w:lang w:val="en-US"/>
        </w:rPr>
      </w:pPr>
      <w:r w:rsidRPr="0077257C">
        <w:rPr>
          <w:color w:val="FF0000"/>
          <w:lang w:val="en-US"/>
        </w:rPr>
        <w:t xml:space="preserve">Ble </w:t>
      </w:r>
      <w:proofErr w:type="spellStart"/>
      <w:r w:rsidRPr="0077257C">
        <w:rPr>
          <w:color w:val="FF0000"/>
          <w:lang w:val="en-US"/>
        </w:rPr>
        <w:t>målene</w:t>
      </w:r>
      <w:proofErr w:type="spellEnd"/>
      <w:r w:rsidRPr="0077257C">
        <w:rPr>
          <w:color w:val="FF0000"/>
          <w:lang w:val="en-US"/>
        </w:rPr>
        <w:t xml:space="preserve"> </w:t>
      </w:r>
      <w:proofErr w:type="spellStart"/>
      <w:r w:rsidRPr="0077257C">
        <w:rPr>
          <w:color w:val="FF0000"/>
          <w:lang w:val="en-US"/>
        </w:rPr>
        <w:t>nådd</w:t>
      </w:r>
      <w:proofErr w:type="spellEnd"/>
      <w:r w:rsidRPr="0077257C">
        <w:rPr>
          <w:color w:val="FF0000"/>
          <w:lang w:val="en-US"/>
        </w:rPr>
        <w:t>?</w:t>
      </w:r>
    </w:p>
    <w:p w14:paraId="77027488" w14:textId="77777777" w:rsidR="0077257C" w:rsidRPr="0077257C" w:rsidRDefault="0077257C" w:rsidP="00133E2C">
      <w:pPr>
        <w:numPr>
          <w:ilvl w:val="0"/>
          <w:numId w:val="26"/>
        </w:numPr>
        <w:rPr>
          <w:color w:val="FF0000"/>
        </w:rPr>
      </w:pPr>
      <w:r w:rsidRPr="0077257C">
        <w:rPr>
          <w:color w:val="FF0000"/>
        </w:rPr>
        <w:t>Hvor godt stemmer resultatene med forventningene?</w:t>
      </w:r>
    </w:p>
    <w:p w14:paraId="343D8F20" w14:textId="77777777" w:rsidR="0077257C" w:rsidRPr="0077257C" w:rsidRDefault="0077257C" w:rsidP="00133E2C">
      <w:pPr>
        <w:numPr>
          <w:ilvl w:val="0"/>
          <w:numId w:val="26"/>
        </w:numPr>
        <w:rPr>
          <w:color w:val="FF0000"/>
        </w:rPr>
      </w:pPr>
      <w:r w:rsidRPr="0077257C">
        <w:rPr>
          <w:color w:val="FF0000"/>
        </w:rPr>
        <w:t>Hvilke avvik eller svakheter er avdekket?</w:t>
      </w:r>
    </w:p>
    <w:p w14:paraId="38A89312" w14:textId="77777777" w:rsidR="0077257C" w:rsidRPr="0077257C" w:rsidRDefault="0077257C" w:rsidP="00133E2C">
      <w:pPr>
        <w:numPr>
          <w:ilvl w:val="0"/>
          <w:numId w:val="26"/>
        </w:numPr>
        <w:rPr>
          <w:color w:val="FF0000"/>
        </w:rPr>
      </w:pPr>
      <w:r w:rsidRPr="0077257C">
        <w:rPr>
          <w:color w:val="FF0000"/>
        </w:rPr>
        <w:t>Hvordan påvirker dette nytteverdien til systemet?</w:t>
      </w:r>
    </w:p>
    <w:p w14:paraId="361EE837" w14:textId="25070B62" w:rsidR="0077257C" w:rsidRPr="0077257C" w:rsidRDefault="0077257C" w:rsidP="0077257C">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 xml:space="preserve">"Systemet klarte å måle strøm med 7 % avvik under normale forhold, som er innenfor akseptabel margin. Datakommunikasjonen fungerte stabilt, men har forbedringspotensial ved dårlig </w:t>
      </w:r>
      <w:proofErr w:type="spellStart"/>
      <w:r w:rsidRPr="0077257C">
        <w:rPr>
          <w:i/>
          <w:iCs/>
          <w:color w:val="FF0000"/>
        </w:rPr>
        <w:t>Wi</w:t>
      </w:r>
      <w:proofErr w:type="spellEnd"/>
      <w:r w:rsidRPr="0077257C">
        <w:rPr>
          <w:i/>
          <w:iCs/>
          <w:color w:val="FF0000"/>
        </w:rPr>
        <w:t>-</w:t>
      </w:r>
      <w:proofErr w:type="spellStart"/>
      <w:r w:rsidRPr="0077257C">
        <w:rPr>
          <w:i/>
          <w:iCs/>
          <w:color w:val="FF0000"/>
        </w:rPr>
        <w:t>Fi</w:t>
      </w:r>
      <w:proofErr w:type="spellEnd"/>
      <w:r w:rsidRPr="0077257C">
        <w:rPr>
          <w:i/>
          <w:iCs/>
          <w:color w:val="FF0000"/>
        </w:rPr>
        <w:t>-dekning."</w:t>
      </w:r>
    </w:p>
    <w:p w14:paraId="3D032943" w14:textId="22DFF56A" w:rsidR="00651C18" w:rsidRPr="009D1728" w:rsidRDefault="00651C18" w:rsidP="00651C18">
      <w:pPr>
        <w:rPr>
          <w:color w:val="FF0000"/>
        </w:rPr>
      </w:pPr>
      <w:r w:rsidRPr="009D1728">
        <w:rPr>
          <w:color w:val="FF0000"/>
        </w:rPr>
        <w:t xml:space="preserve"> </w:t>
      </w:r>
    </w:p>
    <w:p w14:paraId="79482289" w14:textId="677DBDA2" w:rsidR="00777D51" w:rsidRPr="009D1728" w:rsidRDefault="00777D51" w:rsidP="00777D51">
      <w:r w:rsidRPr="009D1728">
        <w:br w:type="page"/>
      </w:r>
    </w:p>
    <w:p w14:paraId="7B152921" w14:textId="755667B3" w:rsidR="007A7D17" w:rsidRDefault="000D64B4" w:rsidP="007A7D17">
      <w:pPr>
        <w:pStyle w:val="Overskrift1"/>
      </w:pPr>
      <w:bookmarkStart w:id="36" w:name="_Toc1214584973"/>
      <w:r w:rsidRPr="009D1728">
        <w:lastRenderedPageBreak/>
        <w:t>anbe</w:t>
      </w:r>
      <w:r w:rsidR="00F115B3" w:rsidRPr="009D1728">
        <w:t>falinger</w:t>
      </w:r>
      <w:r w:rsidR="00777D51" w:rsidRPr="009D1728">
        <w:t xml:space="preserve"> </w:t>
      </w:r>
      <w:r w:rsidR="00974E27" w:rsidRPr="009D1728">
        <w:t>og videre arbeid</w:t>
      </w:r>
      <w:bookmarkEnd w:id="36"/>
      <w:r w:rsidR="00974E27" w:rsidRPr="009D1728">
        <w:t xml:space="preserve"> </w:t>
      </w:r>
    </w:p>
    <w:p w14:paraId="496B4757" w14:textId="77777777" w:rsidR="0077257C" w:rsidRPr="0077257C" w:rsidRDefault="0077257C" w:rsidP="0077257C">
      <w:pPr>
        <w:rPr>
          <w:color w:val="EE0000"/>
        </w:rPr>
      </w:pPr>
      <w:r w:rsidRPr="0077257C">
        <w:rPr>
          <w:b/>
          <w:bCs/>
          <w:color w:val="EE0000"/>
        </w:rPr>
        <w:t>Formål:</w:t>
      </w:r>
      <w:r w:rsidRPr="0077257C">
        <w:rPr>
          <w:color w:val="EE0000"/>
        </w:rPr>
        <w:t xml:space="preserve"> Gi leseren en tydelig konklusjon på prosjektet, samt konkrete anbefalinger basert på arbeidet som er gjort.</w:t>
      </w:r>
    </w:p>
    <w:p w14:paraId="339CB710" w14:textId="77777777" w:rsidR="0077257C" w:rsidRPr="0077257C" w:rsidRDefault="0077257C" w:rsidP="0077257C">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14:paraId="1E27AE37" w14:textId="77777777" w:rsidR="0077257C" w:rsidRPr="0077257C" w:rsidRDefault="0077257C" w:rsidP="00133E2C">
      <w:pPr>
        <w:pStyle w:val="Listeavsnitt"/>
        <w:numPr>
          <w:ilvl w:val="0"/>
          <w:numId w:val="27"/>
        </w:numPr>
        <w:rPr>
          <w:color w:val="EE0000"/>
          <w:lang w:val="en-US"/>
        </w:rPr>
      </w:pPr>
      <w:proofErr w:type="spellStart"/>
      <w:r w:rsidRPr="0077257C">
        <w:rPr>
          <w:color w:val="EE0000"/>
          <w:lang w:val="en-US"/>
        </w:rPr>
        <w:t>Hva</w:t>
      </w:r>
      <w:proofErr w:type="spellEnd"/>
      <w:r w:rsidRPr="0077257C">
        <w:rPr>
          <w:color w:val="EE0000"/>
          <w:lang w:val="en-US"/>
        </w:rPr>
        <w:t xml:space="preserve"> var </w:t>
      </w:r>
      <w:proofErr w:type="spellStart"/>
      <w:r w:rsidRPr="0077257C">
        <w:rPr>
          <w:color w:val="EE0000"/>
          <w:lang w:val="en-US"/>
        </w:rPr>
        <w:t>prosjektets</w:t>
      </w:r>
      <w:proofErr w:type="spellEnd"/>
      <w:r w:rsidRPr="0077257C">
        <w:rPr>
          <w:color w:val="EE0000"/>
          <w:lang w:val="en-US"/>
        </w:rPr>
        <w:t xml:space="preserve"> </w:t>
      </w:r>
      <w:proofErr w:type="spellStart"/>
      <w:r w:rsidRPr="0077257C">
        <w:rPr>
          <w:color w:val="EE0000"/>
          <w:lang w:val="en-US"/>
        </w:rPr>
        <w:t>hovedmål</w:t>
      </w:r>
      <w:proofErr w:type="spellEnd"/>
      <w:r w:rsidRPr="0077257C">
        <w:rPr>
          <w:color w:val="EE0000"/>
          <w:lang w:val="en-US"/>
        </w:rPr>
        <w:t>?</w:t>
      </w:r>
    </w:p>
    <w:p w14:paraId="73533FCE" w14:textId="77777777" w:rsidR="0077257C" w:rsidRPr="0077257C" w:rsidRDefault="0077257C" w:rsidP="00133E2C">
      <w:pPr>
        <w:pStyle w:val="Listeavsnitt"/>
        <w:numPr>
          <w:ilvl w:val="0"/>
          <w:numId w:val="27"/>
        </w:numPr>
        <w:rPr>
          <w:color w:val="EE0000"/>
        </w:rPr>
      </w:pPr>
      <w:r w:rsidRPr="0077257C">
        <w:rPr>
          <w:color w:val="EE0000"/>
        </w:rPr>
        <w:t>Ble målene nådd – helt eller delvis?</w:t>
      </w:r>
    </w:p>
    <w:p w14:paraId="5BC3BB25" w14:textId="77777777" w:rsidR="0077257C" w:rsidRPr="0077257C" w:rsidRDefault="0077257C" w:rsidP="00133E2C">
      <w:pPr>
        <w:pStyle w:val="Listeavsnitt"/>
        <w:numPr>
          <w:ilvl w:val="0"/>
          <w:numId w:val="27"/>
        </w:numPr>
        <w:rPr>
          <w:color w:val="EE0000"/>
        </w:rPr>
      </w:pPr>
      <w:r w:rsidRPr="0077257C">
        <w:rPr>
          <w:color w:val="EE0000"/>
        </w:rPr>
        <w:t>Hva er de viktigste resultatene?</w:t>
      </w:r>
    </w:p>
    <w:p w14:paraId="7EEF5746" w14:textId="77777777" w:rsidR="0077257C" w:rsidRPr="0077257C" w:rsidRDefault="0077257C" w:rsidP="00133E2C">
      <w:pPr>
        <w:pStyle w:val="Listeavsnitt"/>
        <w:numPr>
          <w:ilvl w:val="0"/>
          <w:numId w:val="27"/>
        </w:numPr>
        <w:rPr>
          <w:color w:val="EE0000"/>
        </w:rPr>
      </w:pPr>
      <w:r w:rsidRPr="0077257C">
        <w:rPr>
          <w:color w:val="EE0000"/>
        </w:rPr>
        <w:t>Hva anbefaler dere ut ifra erfaringene og resultatene?</w:t>
      </w:r>
    </w:p>
    <w:p w14:paraId="3EF41AA8" w14:textId="77777777" w:rsidR="0077257C" w:rsidRPr="0077257C" w:rsidRDefault="0077257C" w:rsidP="00133E2C">
      <w:pPr>
        <w:pStyle w:val="Listeavsnitt"/>
        <w:numPr>
          <w:ilvl w:val="0"/>
          <w:numId w:val="27"/>
        </w:numPr>
        <w:rPr>
          <w:color w:val="EE0000"/>
        </w:rPr>
      </w:pPr>
      <w:r w:rsidRPr="0077257C">
        <w:rPr>
          <w:color w:val="EE0000"/>
        </w:rPr>
        <w:t xml:space="preserve">Bør løsningen </w:t>
      </w:r>
      <w:proofErr w:type="gramStart"/>
      <w:r w:rsidRPr="0077257C">
        <w:rPr>
          <w:color w:val="EE0000"/>
        </w:rPr>
        <w:t>implementeres</w:t>
      </w:r>
      <w:proofErr w:type="gramEnd"/>
      <w:r w:rsidRPr="0077257C">
        <w:rPr>
          <w:color w:val="EE0000"/>
        </w:rPr>
        <w:t xml:space="preserve">, </w:t>
      </w:r>
      <w:proofErr w:type="gramStart"/>
      <w:r w:rsidRPr="0077257C">
        <w:rPr>
          <w:color w:val="EE0000"/>
        </w:rPr>
        <w:t>justeres,</w:t>
      </w:r>
      <w:proofErr w:type="gramEnd"/>
      <w:r w:rsidRPr="0077257C">
        <w:rPr>
          <w:color w:val="EE0000"/>
        </w:rPr>
        <w:t xml:space="preserve"> testes videre?</w:t>
      </w:r>
    </w:p>
    <w:p w14:paraId="35AF6D2F" w14:textId="47E6212F" w:rsidR="0077257C" w:rsidRPr="0077257C" w:rsidRDefault="0077257C" w:rsidP="0077257C">
      <w:pPr>
        <w:rPr>
          <w:color w:val="EE0000"/>
        </w:rPr>
      </w:pPr>
      <w:r w:rsidRPr="0077257C">
        <w:rPr>
          <w:i/>
          <w:iCs/>
          <w:color w:val="EE0000"/>
        </w:rPr>
        <w:t>Eksempel:</w:t>
      </w:r>
    </w:p>
    <w:p w14:paraId="25FC68DC" w14:textId="77777777" w:rsidR="0077257C" w:rsidRPr="0077257C" w:rsidRDefault="0077257C" w:rsidP="0077257C">
      <w:pPr>
        <w:rPr>
          <w:color w:val="EE0000"/>
        </w:rPr>
      </w:pPr>
      <w:r w:rsidRPr="0077257C">
        <w:rPr>
          <w:i/>
          <w:iCs/>
          <w:color w:val="EE0000"/>
        </w:rPr>
        <w:t xml:space="preserve">"Prosjektets mål var å utvikle en lavkost, trådløs sensor for strømmåling i næringsbygg. Systemet fungerer stabilt under kontrollerte forhold og gir målinger med akseptabel nøyaktighet. Vi anbefaler å videreføre prosjektet med særlig </w:t>
      </w:r>
      <w:proofErr w:type="gramStart"/>
      <w:r w:rsidRPr="0077257C">
        <w:rPr>
          <w:i/>
          <w:iCs/>
          <w:color w:val="EE0000"/>
        </w:rPr>
        <w:t>fokus</w:t>
      </w:r>
      <w:proofErr w:type="gramEnd"/>
      <w:r w:rsidRPr="0077257C">
        <w:rPr>
          <w:i/>
          <w:iCs/>
          <w:color w:val="EE0000"/>
        </w:rPr>
        <w:t xml:space="preserve"> på forbedring av støykapasitet og optimalisering av strømforbruk i </w:t>
      </w:r>
      <w:proofErr w:type="spellStart"/>
      <w:r w:rsidRPr="0077257C">
        <w:rPr>
          <w:i/>
          <w:iCs/>
          <w:color w:val="EE0000"/>
        </w:rPr>
        <w:t>firmware</w:t>
      </w:r>
      <w:proofErr w:type="spellEnd"/>
      <w:r w:rsidRPr="0077257C">
        <w:rPr>
          <w:i/>
          <w:iCs/>
          <w:color w:val="EE0000"/>
        </w:rPr>
        <w:t>."</w:t>
      </w:r>
    </w:p>
    <w:p w14:paraId="5F4F9005" w14:textId="61485D68" w:rsidR="0077257C" w:rsidRPr="0077257C" w:rsidRDefault="0077257C" w:rsidP="0077257C">
      <w:pPr>
        <w:rPr>
          <w:color w:val="EE0000"/>
          <w:lang w:val="en-US"/>
        </w:rPr>
      </w:pPr>
      <w:r w:rsidRPr="0077257C">
        <w:rPr>
          <w:i/>
          <w:iCs/>
          <w:color w:val="EE0000"/>
          <w:lang w:val="en-US"/>
        </w:rPr>
        <w:t xml:space="preserve">Eksempel </w:t>
      </w:r>
      <w:proofErr w:type="spellStart"/>
      <w:r w:rsidRPr="0077257C">
        <w:rPr>
          <w:i/>
          <w:iCs/>
          <w:color w:val="EE0000"/>
          <w:lang w:val="en-US"/>
        </w:rPr>
        <w:t>på</w:t>
      </w:r>
      <w:proofErr w:type="spellEnd"/>
      <w:r w:rsidRPr="0077257C">
        <w:rPr>
          <w:i/>
          <w:iCs/>
          <w:color w:val="EE0000"/>
          <w:lang w:val="en-US"/>
        </w:rPr>
        <w:t xml:space="preserve"> </w:t>
      </w:r>
      <w:proofErr w:type="spellStart"/>
      <w:r w:rsidRPr="0077257C">
        <w:rPr>
          <w:i/>
          <w:iCs/>
          <w:color w:val="EE0000"/>
          <w:lang w:val="en-US"/>
        </w:rPr>
        <w:t>kulepunkter</w:t>
      </w:r>
      <w:proofErr w:type="spellEnd"/>
      <w:r w:rsidRPr="0077257C">
        <w:rPr>
          <w:i/>
          <w:iCs/>
          <w:color w:val="EE0000"/>
          <w:lang w:val="en-US"/>
        </w:rPr>
        <w:t>:</w:t>
      </w:r>
    </w:p>
    <w:p w14:paraId="0A54F054" w14:textId="77777777" w:rsidR="0077257C" w:rsidRPr="0077257C" w:rsidRDefault="0077257C" w:rsidP="00133E2C">
      <w:pPr>
        <w:pStyle w:val="Listeavsnitt"/>
        <w:numPr>
          <w:ilvl w:val="0"/>
          <w:numId w:val="28"/>
        </w:numPr>
        <w:rPr>
          <w:color w:val="EE0000"/>
        </w:rPr>
      </w:pPr>
      <w:r w:rsidRPr="0077257C">
        <w:rPr>
          <w:color w:val="EE0000"/>
        </w:rPr>
        <w:t>Løsningen er klar for videre testing i reelle omgivelser</w:t>
      </w:r>
    </w:p>
    <w:p w14:paraId="77947831" w14:textId="77777777" w:rsidR="0077257C" w:rsidRPr="0077257C" w:rsidRDefault="0077257C" w:rsidP="00133E2C">
      <w:pPr>
        <w:pStyle w:val="Listeavsnitt"/>
        <w:numPr>
          <w:ilvl w:val="0"/>
          <w:numId w:val="28"/>
        </w:numPr>
        <w:rPr>
          <w:color w:val="EE0000"/>
        </w:rPr>
      </w:pPr>
      <w:r w:rsidRPr="0077257C">
        <w:rPr>
          <w:color w:val="EE0000"/>
        </w:rPr>
        <w:t>Kalibreringsrutiner bør forbedres for å øke nøyaktigheten</w:t>
      </w:r>
    </w:p>
    <w:p w14:paraId="080F8F66" w14:textId="57AC2363" w:rsidR="0077257C" w:rsidRPr="0077257C" w:rsidRDefault="0077257C" w:rsidP="00133E2C">
      <w:pPr>
        <w:pStyle w:val="Listeavsnitt"/>
        <w:numPr>
          <w:ilvl w:val="0"/>
          <w:numId w:val="28"/>
        </w:numPr>
        <w:rPr>
          <w:color w:val="EE0000"/>
        </w:rPr>
      </w:pPr>
      <w:r w:rsidRPr="0077257C">
        <w:rPr>
          <w:color w:val="EE0000"/>
        </w:rPr>
        <w:t>Brukergrensesnitt kan forenkles for bedre tilgjengelighet</w:t>
      </w:r>
    </w:p>
    <w:p w14:paraId="372EB43E" w14:textId="117FC252" w:rsidR="007A7D17" w:rsidRPr="0077257C" w:rsidRDefault="00A27889" w:rsidP="007A7D17">
      <w:pPr>
        <w:pStyle w:val="Overskrift2"/>
      </w:pPr>
      <w:bookmarkStart w:id="37" w:name="_Toc1895974051"/>
      <w:r w:rsidRPr="0077257C">
        <w:t>Videre arbeid</w:t>
      </w:r>
      <w:bookmarkEnd w:id="37"/>
      <w:r w:rsidR="007A7D17" w:rsidRPr="0077257C">
        <w:t xml:space="preserve"> </w:t>
      </w:r>
    </w:p>
    <w:p w14:paraId="1BC25DE2" w14:textId="77777777" w:rsidR="0077257C" w:rsidRPr="0077257C" w:rsidRDefault="0077257C" w:rsidP="0077257C">
      <w:pPr>
        <w:rPr>
          <w:color w:val="EE0000"/>
        </w:rPr>
      </w:pPr>
      <w:r w:rsidRPr="0077257C">
        <w:rPr>
          <w:b/>
          <w:bCs/>
          <w:color w:val="EE0000"/>
        </w:rPr>
        <w:t>Formål:</w:t>
      </w:r>
      <w:r w:rsidRPr="0077257C">
        <w:rPr>
          <w:color w:val="EE0000"/>
        </w:rPr>
        <w:t xml:space="preserve"> Skissere forbedringsmuligheter og ideer til neste prosjektfase eller ny gruppe. Tenk som en som skal </w:t>
      </w:r>
      <w:r w:rsidRPr="0077257C">
        <w:rPr>
          <w:b/>
          <w:bCs/>
          <w:color w:val="EE0000"/>
        </w:rPr>
        <w:t>overlevere prosjektet</w:t>
      </w:r>
      <w:r w:rsidRPr="0077257C">
        <w:rPr>
          <w:color w:val="EE0000"/>
        </w:rPr>
        <w:t xml:space="preserve"> til neste kull eller utviklingsteam.</w:t>
      </w:r>
    </w:p>
    <w:p w14:paraId="0A9867EB" w14:textId="77777777" w:rsidR="0077257C" w:rsidRPr="0077257C" w:rsidRDefault="0077257C" w:rsidP="0077257C">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14:paraId="13D75A6C" w14:textId="77777777" w:rsidR="0077257C" w:rsidRPr="0077257C" w:rsidRDefault="0077257C" w:rsidP="00133E2C">
      <w:pPr>
        <w:pStyle w:val="Listeavsnitt"/>
        <w:numPr>
          <w:ilvl w:val="0"/>
          <w:numId w:val="33"/>
        </w:numPr>
        <w:rPr>
          <w:color w:val="EE0000"/>
          <w:lang w:val="en-US"/>
        </w:rPr>
      </w:pPr>
      <w:proofErr w:type="spellStart"/>
      <w:r w:rsidRPr="0077257C">
        <w:rPr>
          <w:color w:val="EE0000"/>
          <w:lang w:val="en-US"/>
        </w:rPr>
        <w:t>Hva</w:t>
      </w:r>
      <w:proofErr w:type="spellEnd"/>
      <w:r w:rsidRPr="0077257C">
        <w:rPr>
          <w:color w:val="EE0000"/>
          <w:lang w:val="en-US"/>
        </w:rPr>
        <w:t xml:space="preserve"> </w:t>
      </w:r>
      <w:proofErr w:type="spellStart"/>
      <w:r w:rsidRPr="0077257C">
        <w:rPr>
          <w:color w:val="EE0000"/>
          <w:lang w:val="en-US"/>
        </w:rPr>
        <w:t>bør</w:t>
      </w:r>
      <w:proofErr w:type="spellEnd"/>
      <w:r w:rsidRPr="0077257C">
        <w:rPr>
          <w:color w:val="EE0000"/>
          <w:lang w:val="en-US"/>
        </w:rPr>
        <w:t xml:space="preserve"> testes </w:t>
      </w:r>
      <w:proofErr w:type="spellStart"/>
      <w:r w:rsidRPr="0077257C">
        <w:rPr>
          <w:color w:val="EE0000"/>
          <w:lang w:val="en-US"/>
        </w:rPr>
        <w:t>videre</w:t>
      </w:r>
      <w:proofErr w:type="spellEnd"/>
      <w:r w:rsidRPr="0077257C">
        <w:rPr>
          <w:color w:val="EE0000"/>
          <w:lang w:val="en-US"/>
        </w:rPr>
        <w:t>?</w:t>
      </w:r>
    </w:p>
    <w:p w14:paraId="47B48F9D" w14:textId="77777777" w:rsidR="0077257C" w:rsidRPr="0077257C" w:rsidRDefault="0077257C" w:rsidP="00133E2C">
      <w:pPr>
        <w:pStyle w:val="Listeavsnitt"/>
        <w:numPr>
          <w:ilvl w:val="0"/>
          <w:numId w:val="33"/>
        </w:numPr>
        <w:rPr>
          <w:color w:val="EE0000"/>
        </w:rPr>
      </w:pPr>
      <w:r w:rsidRPr="0077257C">
        <w:rPr>
          <w:color w:val="EE0000"/>
        </w:rPr>
        <w:t>Hvilke svakheter eller løse tråder ble ikke løst?</w:t>
      </w:r>
    </w:p>
    <w:p w14:paraId="74F66495" w14:textId="77777777" w:rsidR="0077257C" w:rsidRPr="0077257C" w:rsidRDefault="0077257C" w:rsidP="00133E2C">
      <w:pPr>
        <w:pStyle w:val="Listeavsnitt"/>
        <w:numPr>
          <w:ilvl w:val="0"/>
          <w:numId w:val="33"/>
        </w:numPr>
        <w:rPr>
          <w:color w:val="EE0000"/>
        </w:rPr>
      </w:pPr>
      <w:r w:rsidRPr="0077257C">
        <w:rPr>
          <w:color w:val="EE0000"/>
        </w:rPr>
        <w:t>Hva kunne vært forbedret med mer tid, kompetanse eller budsjett?</w:t>
      </w:r>
    </w:p>
    <w:p w14:paraId="2B7D8D35" w14:textId="77777777" w:rsidR="0077257C" w:rsidRPr="0077257C" w:rsidRDefault="0077257C" w:rsidP="00133E2C">
      <w:pPr>
        <w:pStyle w:val="Listeavsnitt"/>
        <w:numPr>
          <w:ilvl w:val="0"/>
          <w:numId w:val="33"/>
        </w:numPr>
        <w:rPr>
          <w:color w:val="EE0000"/>
        </w:rPr>
      </w:pPr>
      <w:r w:rsidRPr="0077257C">
        <w:rPr>
          <w:color w:val="EE0000"/>
        </w:rPr>
        <w:t>Finnes det funksjoner som kunne legges til i fremtidige versjoner?</w:t>
      </w:r>
    </w:p>
    <w:p w14:paraId="0A9F0572" w14:textId="5B991C25" w:rsidR="0077257C" w:rsidRPr="0077257C" w:rsidRDefault="0077257C" w:rsidP="0077257C">
      <w:pPr>
        <w:rPr>
          <w:color w:val="EE0000"/>
        </w:rPr>
      </w:pPr>
      <w:r w:rsidRPr="0077257C">
        <w:rPr>
          <w:i/>
          <w:iCs/>
          <w:color w:val="EE0000"/>
        </w:rPr>
        <w:t>Del opp i tydelige underkategorier:</w:t>
      </w:r>
    </w:p>
    <w:p w14:paraId="11A09C11" w14:textId="77777777" w:rsidR="0077257C" w:rsidRPr="0077257C" w:rsidRDefault="0077257C" w:rsidP="0077257C">
      <w:pPr>
        <w:rPr>
          <w:b/>
          <w:bCs/>
          <w:color w:val="EE0000"/>
          <w:lang w:val="en-US"/>
        </w:rPr>
      </w:pPr>
      <w:r w:rsidRPr="0077257C">
        <w:rPr>
          <w:b/>
          <w:bCs/>
          <w:color w:val="EE0000"/>
          <w:lang w:val="en-US"/>
        </w:rPr>
        <w:t xml:space="preserve">a) </w:t>
      </w:r>
      <w:proofErr w:type="spellStart"/>
      <w:r w:rsidRPr="0077257C">
        <w:rPr>
          <w:b/>
          <w:bCs/>
          <w:color w:val="EE0000"/>
          <w:lang w:val="en-US"/>
        </w:rPr>
        <w:t>Forbedringsmuligheter</w:t>
      </w:r>
      <w:proofErr w:type="spellEnd"/>
    </w:p>
    <w:p w14:paraId="598FEDC0" w14:textId="77777777" w:rsidR="0077257C" w:rsidRPr="0077257C" w:rsidRDefault="0077257C" w:rsidP="00133E2C">
      <w:pPr>
        <w:pStyle w:val="Listeavsnitt"/>
        <w:numPr>
          <w:ilvl w:val="0"/>
          <w:numId w:val="32"/>
        </w:numPr>
        <w:rPr>
          <w:color w:val="EE0000"/>
          <w:lang w:val="en-US"/>
        </w:rPr>
      </w:pPr>
      <w:proofErr w:type="spellStart"/>
      <w:r w:rsidRPr="0077257C">
        <w:rPr>
          <w:color w:val="EE0000"/>
          <w:lang w:val="en-US"/>
        </w:rPr>
        <w:t>Optimalisering</w:t>
      </w:r>
      <w:proofErr w:type="spellEnd"/>
      <w:r w:rsidRPr="0077257C">
        <w:rPr>
          <w:color w:val="EE0000"/>
          <w:lang w:val="en-US"/>
        </w:rPr>
        <w:t xml:space="preserve"> av </w:t>
      </w:r>
      <w:proofErr w:type="spellStart"/>
      <w:r w:rsidRPr="0077257C">
        <w:rPr>
          <w:color w:val="EE0000"/>
          <w:lang w:val="en-US"/>
        </w:rPr>
        <w:t>kode</w:t>
      </w:r>
      <w:proofErr w:type="spellEnd"/>
      <w:r w:rsidRPr="0077257C">
        <w:rPr>
          <w:color w:val="EE0000"/>
          <w:lang w:val="en-US"/>
        </w:rPr>
        <w:t xml:space="preserve"> </w:t>
      </w:r>
      <w:proofErr w:type="spellStart"/>
      <w:r w:rsidRPr="0077257C">
        <w:rPr>
          <w:color w:val="EE0000"/>
          <w:lang w:val="en-US"/>
        </w:rPr>
        <w:t>og</w:t>
      </w:r>
      <w:proofErr w:type="spellEnd"/>
      <w:r w:rsidRPr="0077257C">
        <w:rPr>
          <w:color w:val="EE0000"/>
          <w:lang w:val="en-US"/>
        </w:rPr>
        <w:t xml:space="preserve"> </w:t>
      </w:r>
      <w:proofErr w:type="spellStart"/>
      <w:r w:rsidRPr="0077257C">
        <w:rPr>
          <w:color w:val="EE0000"/>
          <w:lang w:val="en-US"/>
        </w:rPr>
        <w:t>ytelse</w:t>
      </w:r>
      <w:proofErr w:type="spellEnd"/>
    </w:p>
    <w:p w14:paraId="01A0B3B9" w14:textId="77777777" w:rsidR="0077257C" w:rsidRPr="0077257C" w:rsidRDefault="0077257C" w:rsidP="00133E2C">
      <w:pPr>
        <w:pStyle w:val="Listeavsnitt"/>
        <w:numPr>
          <w:ilvl w:val="0"/>
          <w:numId w:val="32"/>
        </w:numPr>
        <w:rPr>
          <w:color w:val="EE0000"/>
          <w:lang w:val="en-US"/>
        </w:rPr>
      </w:pPr>
      <w:proofErr w:type="spellStart"/>
      <w:r w:rsidRPr="0077257C">
        <w:rPr>
          <w:color w:val="EE0000"/>
          <w:lang w:val="en-US"/>
        </w:rPr>
        <w:t>Bytte</w:t>
      </w:r>
      <w:proofErr w:type="spellEnd"/>
      <w:r w:rsidRPr="0077257C">
        <w:rPr>
          <w:color w:val="EE0000"/>
          <w:lang w:val="en-US"/>
        </w:rPr>
        <w:t xml:space="preserve"> </w:t>
      </w:r>
      <w:proofErr w:type="spellStart"/>
      <w:r w:rsidRPr="0077257C">
        <w:rPr>
          <w:color w:val="EE0000"/>
          <w:lang w:val="en-US"/>
        </w:rPr>
        <w:t>til</w:t>
      </w:r>
      <w:proofErr w:type="spellEnd"/>
      <w:r w:rsidRPr="0077257C">
        <w:rPr>
          <w:color w:val="EE0000"/>
          <w:lang w:val="en-US"/>
        </w:rPr>
        <w:t xml:space="preserve"> </w:t>
      </w:r>
      <w:proofErr w:type="spellStart"/>
      <w:r w:rsidRPr="0077257C">
        <w:rPr>
          <w:color w:val="EE0000"/>
          <w:lang w:val="en-US"/>
        </w:rPr>
        <w:t>mer</w:t>
      </w:r>
      <w:proofErr w:type="spellEnd"/>
      <w:r w:rsidRPr="0077257C">
        <w:rPr>
          <w:color w:val="EE0000"/>
          <w:lang w:val="en-US"/>
        </w:rPr>
        <w:t xml:space="preserve"> </w:t>
      </w:r>
      <w:proofErr w:type="spellStart"/>
      <w:r w:rsidRPr="0077257C">
        <w:rPr>
          <w:color w:val="EE0000"/>
          <w:lang w:val="en-US"/>
        </w:rPr>
        <w:t>presis</w:t>
      </w:r>
      <w:proofErr w:type="spellEnd"/>
      <w:r w:rsidRPr="0077257C">
        <w:rPr>
          <w:color w:val="EE0000"/>
          <w:lang w:val="en-US"/>
        </w:rPr>
        <w:t xml:space="preserve"> sensor</w:t>
      </w:r>
    </w:p>
    <w:p w14:paraId="0D1B72F0" w14:textId="77777777" w:rsidR="0077257C" w:rsidRPr="0077257C" w:rsidRDefault="0077257C" w:rsidP="00133E2C">
      <w:pPr>
        <w:pStyle w:val="Listeavsnitt"/>
        <w:numPr>
          <w:ilvl w:val="0"/>
          <w:numId w:val="32"/>
        </w:numPr>
        <w:rPr>
          <w:color w:val="EE0000"/>
        </w:rPr>
      </w:pPr>
      <w:proofErr w:type="gramStart"/>
      <w:r w:rsidRPr="0077257C">
        <w:rPr>
          <w:color w:val="EE0000"/>
        </w:rPr>
        <w:t>Mer robust</w:t>
      </w:r>
      <w:proofErr w:type="gramEnd"/>
      <w:r w:rsidRPr="0077257C">
        <w:rPr>
          <w:color w:val="EE0000"/>
        </w:rPr>
        <w:t xml:space="preserve"> kapsling/innpakning av prototyp</w:t>
      </w:r>
    </w:p>
    <w:p w14:paraId="7115138A" w14:textId="77777777" w:rsidR="0077257C" w:rsidRPr="0077257C" w:rsidRDefault="0077257C" w:rsidP="00133E2C">
      <w:pPr>
        <w:pStyle w:val="Listeavsnitt"/>
        <w:numPr>
          <w:ilvl w:val="0"/>
          <w:numId w:val="32"/>
        </w:numPr>
        <w:rPr>
          <w:color w:val="EE0000"/>
          <w:lang w:val="en-US"/>
        </w:rPr>
      </w:pPr>
      <w:r w:rsidRPr="0077257C">
        <w:rPr>
          <w:color w:val="EE0000"/>
          <w:lang w:val="en-US"/>
        </w:rPr>
        <w:t xml:space="preserve">Bedre </w:t>
      </w:r>
      <w:proofErr w:type="spellStart"/>
      <w:r w:rsidRPr="0077257C">
        <w:rPr>
          <w:color w:val="EE0000"/>
          <w:lang w:val="en-US"/>
        </w:rPr>
        <w:t>strømstyring</w:t>
      </w:r>
      <w:proofErr w:type="spellEnd"/>
    </w:p>
    <w:p w14:paraId="509B7CDF" w14:textId="77777777" w:rsidR="0077257C" w:rsidRPr="0077257C" w:rsidRDefault="0077257C" w:rsidP="0077257C">
      <w:pPr>
        <w:rPr>
          <w:b/>
          <w:bCs/>
          <w:color w:val="EE0000"/>
          <w:lang w:val="en-US"/>
        </w:rPr>
      </w:pPr>
      <w:r w:rsidRPr="0077257C">
        <w:rPr>
          <w:b/>
          <w:bCs/>
          <w:color w:val="EE0000"/>
          <w:lang w:val="en-US"/>
        </w:rPr>
        <w:t xml:space="preserve">b) </w:t>
      </w:r>
      <w:proofErr w:type="spellStart"/>
      <w:r w:rsidRPr="0077257C">
        <w:rPr>
          <w:b/>
          <w:bCs/>
          <w:color w:val="EE0000"/>
          <w:lang w:val="en-US"/>
        </w:rPr>
        <w:t>Løse</w:t>
      </w:r>
      <w:proofErr w:type="spellEnd"/>
      <w:r w:rsidRPr="0077257C">
        <w:rPr>
          <w:b/>
          <w:bCs/>
          <w:color w:val="EE0000"/>
          <w:lang w:val="en-US"/>
        </w:rPr>
        <w:t xml:space="preserve"> </w:t>
      </w:r>
      <w:proofErr w:type="spellStart"/>
      <w:r w:rsidRPr="0077257C">
        <w:rPr>
          <w:b/>
          <w:bCs/>
          <w:color w:val="EE0000"/>
          <w:lang w:val="en-US"/>
        </w:rPr>
        <w:t>tråder</w:t>
      </w:r>
      <w:proofErr w:type="spellEnd"/>
    </w:p>
    <w:p w14:paraId="78125040" w14:textId="77777777" w:rsidR="0077257C" w:rsidRPr="0077257C" w:rsidRDefault="0077257C" w:rsidP="00133E2C">
      <w:pPr>
        <w:pStyle w:val="Listeavsnitt"/>
        <w:numPr>
          <w:ilvl w:val="0"/>
          <w:numId w:val="31"/>
        </w:numPr>
        <w:rPr>
          <w:color w:val="EE0000"/>
          <w:lang w:val="en-US"/>
        </w:rPr>
      </w:pPr>
      <w:proofErr w:type="spellStart"/>
      <w:r w:rsidRPr="0077257C">
        <w:rPr>
          <w:color w:val="EE0000"/>
          <w:lang w:val="en-US"/>
        </w:rPr>
        <w:t>Fullført</w:t>
      </w:r>
      <w:proofErr w:type="spellEnd"/>
      <w:r w:rsidRPr="0077257C">
        <w:rPr>
          <w:color w:val="EE0000"/>
          <w:lang w:val="en-US"/>
        </w:rPr>
        <w:t xml:space="preserve"> </w:t>
      </w:r>
      <w:proofErr w:type="spellStart"/>
      <w:r w:rsidRPr="0077257C">
        <w:rPr>
          <w:color w:val="EE0000"/>
          <w:lang w:val="en-US"/>
        </w:rPr>
        <w:t>ikke</w:t>
      </w:r>
      <w:proofErr w:type="spellEnd"/>
      <w:r w:rsidRPr="0077257C">
        <w:rPr>
          <w:color w:val="EE0000"/>
          <w:lang w:val="en-US"/>
        </w:rPr>
        <w:t xml:space="preserve"> alle </w:t>
      </w:r>
      <w:proofErr w:type="spellStart"/>
      <w:r w:rsidRPr="0077257C">
        <w:rPr>
          <w:color w:val="EE0000"/>
          <w:lang w:val="en-US"/>
        </w:rPr>
        <w:t>testscenarier</w:t>
      </w:r>
      <w:proofErr w:type="spellEnd"/>
    </w:p>
    <w:p w14:paraId="719D8DE6" w14:textId="77777777" w:rsidR="0077257C" w:rsidRPr="0077257C" w:rsidRDefault="0077257C" w:rsidP="00133E2C">
      <w:pPr>
        <w:pStyle w:val="Listeavsnitt"/>
        <w:numPr>
          <w:ilvl w:val="0"/>
          <w:numId w:val="31"/>
        </w:numPr>
        <w:rPr>
          <w:color w:val="EE0000"/>
        </w:rPr>
      </w:pPr>
      <w:r w:rsidRPr="0077257C">
        <w:rPr>
          <w:color w:val="EE0000"/>
        </w:rPr>
        <w:t>Lite testet under ekstreme forhold (f.eks. temperatur, støy)</w:t>
      </w:r>
    </w:p>
    <w:p w14:paraId="4459AB10" w14:textId="77777777" w:rsidR="0077257C" w:rsidRPr="0077257C" w:rsidRDefault="0077257C" w:rsidP="00133E2C">
      <w:pPr>
        <w:numPr>
          <w:ilvl w:val="0"/>
          <w:numId w:val="29"/>
        </w:numPr>
        <w:rPr>
          <w:color w:val="EE0000"/>
          <w:lang w:val="en-US"/>
        </w:rPr>
      </w:pPr>
      <w:proofErr w:type="spellStart"/>
      <w:r w:rsidRPr="0077257C">
        <w:rPr>
          <w:color w:val="EE0000"/>
          <w:lang w:val="en-US"/>
        </w:rPr>
        <w:t>Manglende</w:t>
      </w:r>
      <w:proofErr w:type="spellEnd"/>
      <w:r w:rsidRPr="0077257C">
        <w:rPr>
          <w:color w:val="EE0000"/>
          <w:lang w:val="en-US"/>
        </w:rPr>
        <w:t xml:space="preserve"> </w:t>
      </w:r>
      <w:proofErr w:type="spellStart"/>
      <w:r w:rsidRPr="0077257C">
        <w:rPr>
          <w:color w:val="EE0000"/>
          <w:lang w:val="en-US"/>
        </w:rPr>
        <w:t>brukerinteraksjon</w:t>
      </w:r>
      <w:proofErr w:type="spellEnd"/>
      <w:r w:rsidRPr="0077257C">
        <w:rPr>
          <w:color w:val="EE0000"/>
          <w:lang w:val="en-US"/>
        </w:rPr>
        <w:t xml:space="preserve"> </w:t>
      </w:r>
      <w:proofErr w:type="spellStart"/>
      <w:r w:rsidRPr="0077257C">
        <w:rPr>
          <w:color w:val="EE0000"/>
          <w:lang w:val="en-US"/>
        </w:rPr>
        <w:t>eller</w:t>
      </w:r>
      <w:proofErr w:type="spellEnd"/>
      <w:r w:rsidRPr="0077257C">
        <w:rPr>
          <w:color w:val="EE0000"/>
          <w:lang w:val="en-US"/>
        </w:rPr>
        <w:t xml:space="preserve"> dashboard</w:t>
      </w:r>
    </w:p>
    <w:p w14:paraId="3F045E0D" w14:textId="77777777" w:rsidR="0077257C" w:rsidRPr="0077257C" w:rsidRDefault="0077257C" w:rsidP="0077257C">
      <w:pPr>
        <w:rPr>
          <w:b/>
          <w:bCs/>
          <w:color w:val="EE0000"/>
          <w:lang w:val="en-US"/>
        </w:rPr>
      </w:pPr>
      <w:r w:rsidRPr="0077257C">
        <w:rPr>
          <w:b/>
          <w:bCs/>
          <w:color w:val="EE0000"/>
          <w:lang w:val="en-US"/>
        </w:rPr>
        <w:t xml:space="preserve">c) </w:t>
      </w:r>
      <w:proofErr w:type="spellStart"/>
      <w:r w:rsidRPr="0077257C">
        <w:rPr>
          <w:b/>
          <w:bCs/>
          <w:color w:val="EE0000"/>
          <w:lang w:val="en-US"/>
        </w:rPr>
        <w:t>Utvidelser</w:t>
      </w:r>
      <w:proofErr w:type="spellEnd"/>
      <w:r w:rsidRPr="0077257C">
        <w:rPr>
          <w:b/>
          <w:bCs/>
          <w:color w:val="EE0000"/>
          <w:lang w:val="en-US"/>
        </w:rPr>
        <w:t xml:space="preserve"> </w:t>
      </w:r>
      <w:proofErr w:type="spellStart"/>
      <w:r w:rsidRPr="0077257C">
        <w:rPr>
          <w:b/>
          <w:bCs/>
          <w:color w:val="EE0000"/>
          <w:lang w:val="en-US"/>
        </w:rPr>
        <w:t>og</w:t>
      </w:r>
      <w:proofErr w:type="spellEnd"/>
      <w:r w:rsidRPr="0077257C">
        <w:rPr>
          <w:b/>
          <w:bCs/>
          <w:color w:val="EE0000"/>
          <w:lang w:val="en-US"/>
        </w:rPr>
        <w:t xml:space="preserve"> nye </w:t>
      </w:r>
      <w:proofErr w:type="spellStart"/>
      <w:r w:rsidRPr="0077257C">
        <w:rPr>
          <w:b/>
          <w:bCs/>
          <w:color w:val="EE0000"/>
          <w:lang w:val="en-US"/>
        </w:rPr>
        <w:t>funksjoner</w:t>
      </w:r>
      <w:proofErr w:type="spellEnd"/>
    </w:p>
    <w:p w14:paraId="2598FF60" w14:textId="77777777" w:rsidR="0077257C" w:rsidRPr="0077257C" w:rsidRDefault="0077257C" w:rsidP="00133E2C">
      <w:pPr>
        <w:pStyle w:val="Listeavsnitt"/>
        <w:numPr>
          <w:ilvl w:val="0"/>
          <w:numId w:val="30"/>
        </w:numPr>
        <w:rPr>
          <w:color w:val="EE0000"/>
          <w:lang w:val="en-US"/>
        </w:rPr>
      </w:pPr>
      <w:r w:rsidRPr="0077257C">
        <w:rPr>
          <w:color w:val="EE0000"/>
          <w:lang w:val="en-US"/>
        </w:rPr>
        <w:t xml:space="preserve">Legge </w:t>
      </w:r>
      <w:proofErr w:type="spellStart"/>
      <w:r w:rsidRPr="0077257C">
        <w:rPr>
          <w:color w:val="EE0000"/>
          <w:lang w:val="en-US"/>
        </w:rPr>
        <w:t>til</w:t>
      </w:r>
      <w:proofErr w:type="spellEnd"/>
      <w:r w:rsidRPr="0077257C">
        <w:rPr>
          <w:color w:val="EE0000"/>
          <w:lang w:val="en-US"/>
        </w:rPr>
        <w:t xml:space="preserve"> logging over </w:t>
      </w:r>
      <w:proofErr w:type="spellStart"/>
      <w:r w:rsidRPr="0077257C">
        <w:rPr>
          <w:color w:val="EE0000"/>
          <w:lang w:val="en-US"/>
        </w:rPr>
        <w:t>tid</w:t>
      </w:r>
      <w:proofErr w:type="spellEnd"/>
    </w:p>
    <w:p w14:paraId="7989D9DE" w14:textId="77777777" w:rsidR="0077257C" w:rsidRPr="0077257C" w:rsidRDefault="0077257C" w:rsidP="00133E2C">
      <w:pPr>
        <w:pStyle w:val="Listeavsnitt"/>
        <w:numPr>
          <w:ilvl w:val="0"/>
          <w:numId w:val="30"/>
        </w:numPr>
        <w:rPr>
          <w:color w:val="EE0000"/>
          <w:lang w:val="en-US"/>
        </w:rPr>
      </w:pPr>
      <w:proofErr w:type="spellStart"/>
      <w:r w:rsidRPr="0077257C">
        <w:rPr>
          <w:color w:val="EE0000"/>
          <w:lang w:val="en-US"/>
        </w:rPr>
        <w:lastRenderedPageBreak/>
        <w:t>Integrere</w:t>
      </w:r>
      <w:proofErr w:type="spellEnd"/>
      <w:r w:rsidRPr="0077257C">
        <w:rPr>
          <w:color w:val="EE0000"/>
          <w:lang w:val="en-US"/>
        </w:rPr>
        <w:t xml:space="preserve"> med IoT-</w:t>
      </w:r>
      <w:proofErr w:type="spellStart"/>
      <w:r w:rsidRPr="0077257C">
        <w:rPr>
          <w:color w:val="EE0000"/>
          <w:lang w:val="en-US"/>
        </w:rPr>
        <w:t>plattform</w:t>
      </w:r>
      <w:proofErr w:type="spellEnd"/>
    </w:p>
    <w:p w14:paraId="38780B3E" w14:textId="77777777" w:rsidR="0077257C" w:rsidRPr="0077257C" w:rsidRDefault="0077257C" w:rsidP="00133E2C">
      <w:pPr>
        <w:pStyle w:val="Listeavsnitt"/>
        <w:numPr>
          <w:ilvl w:val="0"/>
          <w:numId w:val="30"/>
        </w:numPr>
        <w:rPr>
          <w:color w:val="EE0000"/>
          <w:lang w:val="en-US"/>
        </w:rPr>
      </w:pPr>
      <w:r w:rsidRPr="0077257C">
        <w:rPr>
          <w:color w:val="EE0000"/>
          <w:lang w:val="en-US"/>
        </w:rPr>
        <w:t xml:space="preserve">Legge </w:t>
      </w:r>
      <w:proofErr w:type="spellStart"/>
      <w:r w:rsidRPr="0077257C">
        <w:rPr>
          <w:color w:val="EE0000"/>
          <w:lang w:val="en-US"/>
        </w:rPr>
        <w:t>til</w:t>
      </w:r>
      <w:proofErr w:type="spellEnd"/>
      <w:r w:rsidRPr="0077257C">
        <w:rPr>
          <w:color w:val="EE0000"/>
          <w:lang w:val="en-US"/>
        </w:rPr>
        <w:t xml:space="preserve"> app </w:t>
      </w:r>
      <w:proofErr w:type="spellStart"/>
      <w:r w:rsidRPr="0077257C">
        <w:rPr>
          <w:color w:val="EE0000"/>
          <w:lang w:val="en-US"/>
        </w:rPr>
        <w:t>eller</w:t>
      </w:r>
      <w:proofErr w:type="spellEnd"/>
      <w:r w:rsidRPr="0077257C">
        <w:rPr>
          <w:color w:val="EE0000"/>
          <w:lang w:val="en-US"/>
        </w:rPr>
        <w:t xml:space="preserve"> </w:t>
      </w:r>
      <w:proofErr w:type="spellStart"/>
      <w:r w:rsidRPr="0077257C">
        <w:rPr>
          <w:color w:val="EE0000"/>
          <w:lang w:val="en-US"/>
        </w:rPr>
        <w:t>mobilvarsel</w:t>
      </w:r>
      <w:proofErr w:type="spellEnd"/>
    </w:p>
    <w:p w14:paraId="70540B15" w14:textId="77777777" w:rsidR="0077257C" w:rsidRPr="0077257C" w:rsidRDefault="0077257C" w:rsidP="00133E2C">
      <w:pPr>
        <w:pStyle w:val="Listeavsnitt"/>
        <w:numPr>
          <w:ilvl w:val="0"/>
          <w:numId w:val="30"/>
        </w:numPr>
        <w:rPr>
          <w:color w:val="EE0000"/>
          <w:lang w:val="en-US"/>
        </w:rPr>
      </w:pPr>
      <w:proofErr w:type="spellStart"/>
      <w:r w:rsidRPr="0077257C">
        <w:rPr>
          <w:color w:val="EE0000"/>
          <w:lang w:val="en-US"/>
        </w:rPr>
        <w:t>Mulighet</w:t>
      </w:r>
      <w:proofErr w:type="spellEnd"/>
      <w:r w:rsidRPr="0077257C">
        <w:rPr>
          <w:color w:val="EE0000"/>
          <w:lang w:val="en-US"/>
        </w:rPr>
        <w:t xml:space="preserve"> for </w:t>
      </w:r>
      <w:proofErr w:type="spellStart"/>
      <w:r w:rsidRPr="0077257C">
        <w:rPr>
          <w:color w:val="EE0000"/>
          <w:lang w:val="en-US"/>
        </w:rPr>
        <w:t>fjernkonfigurasjon</w:t>
      </w:r>
      <w:proofErr w:type="spellEnd"/>
    </w:p>
    <w:p w14:paraId="633A225B" w14:textId="0D0AC0E0" w:rsidR="0077257C" w:rsidRPr="0077257C" w:rsidRDefault="0077257C" w:rsidP="0077257C">
      <w:pPr>
        <w:rPr>
          <w:color w:val="EE0000"/>
          <w:lang w:val="en-US"/>
        </w:rPr>
      </w:pPr>
      <w:proofErr w:type="spellStart"/>
      <w:r w:rsidRPr="0077257C">
        <w:rPr>
          <w:i/>
          <w:iCs/>
          <w:color w:val="EE0000"/>
          <w:lang w:val="en-US"/>
        </w:rPr>
        <w:t>Eksempeltekst</w:t>
      </w:r>
      <w:proofErr w:type="spellEnd"/>
      <w:r w:rsidRPr="0077257C">
        <w:rPr>
          <w:i/>
          <w:iCs/>
          <w:color w:val="EE0000"/>
          <w:lang w:val="en-US"/>
        </w:rPr>
        <w:t>:</w:t>
      </w:r>
    </w:p>
    <w:p w14:paraId="4844F578" w14:textId="77777777" w:rsidR="0077257C" w:rsidRPr="0077257C" w:rsidRDefault="0077257C" w:rsidP="0077257C">
      <w:pPr>
        <w:rPr>
          <w:color w:val="EE0000"/>
        </w:rPr>
      </w:pPr>
      <w:r w:rsidRPr="0077257C">
        <w:rPr>
          <w:i/>
          <w:iCs/>
          <w:color w:val="EE0000"/>
        </w:rPr>
        <w:t xml:space="preserve">"Videre arbeid bør prioritere robusthetstesting i varierende miljø, samt utprøving av alternative sensorer for økt nøyaktighet. Det bør også utvikles en </w:t>
      </w:r>
      <w:proofErr w:type="spellStart"/>
      <w:r w:rsidRPr="0077257C">
        <w:rPr>
          <w:i/>
          <w:iCs/>
          <w:color w:val="EE0000"/>
        </w:rPr>
        <w:t>lavstrømsmodus</w:t>
      </w:r>
      <w:proofErr w:type="spellEnd"/>
      <w:r w:rsidRPr="0077257C">
        <w:rPr>
          <w:i/>
          <w:iCs/>
          <w:color w:val="EE0000"/>
        </w:rPr>
        <w:t xml:space="preserve"> for batteridrevet drift, og grensesnittet kan forbedres med visuelle varsler."</w:t>
      </w:r>
    </w:p>
    <w:p w14:paraId="61AE85F7" w14:textId="01D67DBC" w:rsidR="00777D51" w:rsidRPr="0077257C" w:rsidRDefault="00777D51" w:rsidP="0077257C">
      <w:pPr>
        <w:rPr>
          <w:color w:val="EE0000"/>
        </w:rPr>
      </w:pPr>
      <w:r w:rsidRPr="0077257C">
        <w:rPr>
          <w:color w:val="EE0000"/>
        </w:rPr>
        <w:br w:type="page"/>
      </w:r>
    </w:p>
    <w:bookmarkStart w:id="38" w:name="_Toc1675210308" w:displacedByCustomXml="next"/>
    <w:sdt>
      <w:sdtPr>
        <w:rPr>
          <w:caps w:val="0"/>
          <w:color w:val="auto"/>
          <w:spacing w:val="0"/>
          <w:sz w:val="20"/>
          <w:szCs w:val="20"/>
        </w:rPr>
        <w:id w:val="1186253339"/>
        <w:docPartObj>
          <w:docPartGallery w:val="Bibliographies"/>
          <w:docPartUnique/>
        </w:docPartObj>
      </w:sdtPr>
      <w:sdtEndPr/>
      <w:sdtContent>
        <w:p w14:paraId="20A8E74E" w14:textId="48C75D7E" w:rsidR="00CB7946" w:rsidRPr="00AF4D92" w:rsidRDefault="00CB7946">
          <w:pPr>
            <w:pStyle w:val="Overskrift1"/>
          </w:pPr>
          <w:r w:rsidRPr="00AF4D92">
            <w:t>Referanser</w:t>
          </w:r>
          <w:bookmarkEnd w:id="38"/>
        </w:p>
        <w:sdt>
          <w:sdtPr>
            <w:id w:val="-573587230"/>
            <w:bibliography/>
          </w:sdtPr>
          <w:sdtEndPr/>
          <w:sdtContent>
            <w:p w14:paraId="5621C194" w14:textId="77777777" w:rsidR="008463D8" w:rsidRDefault="00CB7946">
              <w:pPr>
                <w:pStyle w:val="Bibliografi"/>
                <w:ind w:left="720" w:hanging="720"/>
                <w:rPr>
                  <w:noProof/>
                  <w:sz w:val="24"/>
                  <w:szCs w:val="24"/>
                  <w:lang w:val="en-US"/>
                </w:rPr>
              </w:pPr>
              <w:r>
                <w:fldChar w:fldCharType="begin"/>
              </w:r>
              <w:r w:rsidRPr="0083169C">
                <w:instrText>BIBLIOGRAPHY</w:instrText>
              </w:r>
              <w:r>
                <w:fldChar w:fldCharType="separate"/>
              </w:r>
              <w:r w:rsidR="008463D8" w:rsidRPr="0083169C">
                <w:rPr>
                  <w:noProof/>
                </w:rPr>
                <w:t xml:space="preserve">Biwer, F., Wiradahany, W., Egbrink, M. G., &amp; De Bruin, A. B. (2023). </w:t>
              </w:r>
              <w:r w:rsidR="008463D8">
                <w:rPr>
                  <w:i/>
                  <w:iCs/>
                  <w:noProof/>
                  <w:lang w:val="en-US"/>
                </w:rPr>
                <w:t>Understanding effort regulation: Comparing 'Pomodoro' breaks and self-regulated breaks.</w:t>
              </w:r>
              <w:r w:rsidR="008463D8">
                <w:rPr>
                  <w:noProof/>
                  <w:lang w:val="en-US"/>
                </w:rPr>
                <w:t xml:space="preserve"> John Wiley &amp; Sons Ltd. on behalf of British Psychological Society.</w:t>
              </w:r>
            </w:p>
            <w:p w14:paraId="680C396F" w14:textId="77777777" w:rsidR="008463D8" w:rsidRDefault="008463D8">
              <w:pPr>
                <w:pStyle w:val="Bibliografi"/>
                <w:ind w:left="720" w:hanging="720"/>
                <w:rPr>
                  <w:noProof/>
                  <w:lang w:val="en-US"/>
                </w:rPr>
              </w:pPr>
              <w:r>
                <w:rPr>
                  <w:noProof/>
                  <w:lang w:val="en-US"/>
                </w:rPr>
                <w:t xml:space="preserve">Rosa, J. D. (2023-2024). </w:t>
              </w:r>
              <w:r>
                <w:rPr>
                  <w:i/>
                  <w:iCs/>
                  <w:noProof/>
                  <w:lang w:val="en-US"/>
                </w:rPr>
                <w:t>About One-Quarter of Public Schools Reported That Lack of Focus or Inattention From Students Had a Severe Negative Impact on Learning in 2023-24.</w:t>
              </w:r>
              <w:r>
                <w:rPr>
                  <w:noProof/>
                  <w:lang w:val="en-US"/>
                </w:rPr>
                <w:t xml:space="preserve"> National Center for Education Statistics.</w:t>
              </w:r>
            </w:p>
            <w:p w14:paraId="0ABE5782" w14:textId="6956FA25" w:rsidR="00CB7946" w:rsidRDefault="00CB7946" w:rsidP="00CB7946">
              <w:r>
                <w:rPr>
                  <w:b/>
                  <w:bCs/>
                </w:rPr>
                <w:fldChar w:fldCharType="end"/>
              </w:r>
            </w:p>
          </w:sdtContent>
        </w:sdt>
      </w:sdtContent>
    </w:sdt>
    <w:p w14:paraId="2A00A3B6" w14:textId="5D2FF9AE" w:rsidR="009A4E75" w:rsidRPr="00974C42" w:rsidRDefault="009A4E75" w:rsidP="00777D51"/>
    <w:p w14:paraId="6F4E58E9" w14:textId="402BC9E5" w:rsidR="00777D51" w:rsidRDefault="00484F5D" w:rsidP="00777D51">
      <w:pPr>
        <w:pStyle w:val="Overskrift1"/>
        <w:rPr>
          <w:lang w:val="en-GB"/>
        </w:rPr>
      </w:pPr>
      <w:bookmarkStart w:id="39" w:name="_Toc771130624"/>
      <w:r>
        <w:rPr>
          <w:lang w:val="en-GB"/>
        </w:rPr>
        <w:t>Vedlegg</w:t>
      </w:r>
      <w:bookmarkEnd w:id="39"/>
    </w:p>
    <w:p w14:paraId="2D6CEE99" w14:textId="470A38DA" w:rsidR="008B6E49" w:rsidRDefault="008B6E49" w:rsidP="008B6E49">
      <w:pPr>
        <w:rPr>
          <w:lang w:val="en-GB"/>
        </w:rPr>
      </w:pPr>
    </w:p>
    <w:p w14:paraId="6E33D1CB" w14:textId="066BB54A" w:rsidR="008B6E49" w:rsidRPr="004C3D94" w:rsidRDefault="004C3D94" w:rsidP="008B6E49">
      <w:pPr>
        <w:pStyle w:val="Overskrift2"/>
        <w:rPr>
          <w:lang w:val="en-GB"/>
        </w:rPr>
      </w:pPr>
      <w:bookmarkStart w:id="40" w:name="_Toc1638768078"/>
      <w:r>
        <w:rPr>
          <w:lang w:val="en-GB"/>
        </w:rPr>
        <w:t>K</w:t>
      </w:r>
      <w:r w:rsidR="00AD2C47" w:rsidRPr="004C3D94">
        <w:rPr>
          <w:lang w:val="en-GB"/>
        </w:rPr>
        <w:t>ildekode</w:t>
      </w:r>
      <w:bookmarkEnd w:id="40"/>
    </w:p>
    <w:p w14:paraId="5DDB996A" w14:textId="421337D5" w:rsidR="008B6E49" w:rsidRPr="008B6E49" w:rsidRDefault="008B6E49" w:rsidP="008B6E49">
      <w:pPr>
        <w:rPr>
          <w:lang w:val="en-GB"/>
        </w:rPr>
      </w:pPr>
    </w:p>
    <w:sectPr w:rsidR="008B6E49" w:rsidRPr="008B6E49" w:rsidSect="00B64D46">
      <w:headerReference w:type="default" r:id="rId49"/>
      <w:footerReference w:type="default" r:id="rId50"/>
      <w:pgSz w:w="11906" w:h="16838" w:code="9"/>
      <w:pgMar w:top="907" w:right="1134" w:bottom="851"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336FE" w14:textId="77777777" w:rsidR="0016246E" w:rsidRDefault="0016246E" w:rsidP="000D14F6">
      <w:r>
        <w:separator/>
      </w:r>
    </w:p>
  </w:endnote>
  <w:endnote w:type="continuationSeparator" w:id="0">
    <w:p w14:paraId="05EF838F" w14:textId="77777777" w:rsidR="0016246E" w:rsidRDefault="0016246E" w:rsidP="000D14F6">
      <w:r>
        <w:continuationSeparator/>
      </w:r>
    </w:p>
  </w:endnote>
  <w:endnote w:type="continuationNotice" w:id="1">
    <w:p w14:paraId="3EA17CA0" w14:textId="77777777" w:rsidR="0016246E" w:rsidRDefault="001624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10152"/>
      <w:docPartObj>
        <w:docPartGallery w:val="Page Numbers (Bottom of Page)"/>
        <w:docPartUnique/>
      </w:docPartObj>
    </w:sdtPr>
    <w:sdtEndPr/>
    <w:sdtContent>
      <w:p w14:paraId="02E047FF" w14:textId="31E964B5" w:rsidR="007A7D17" w:rsidRDefault="007A7D17">
        <w:pPr>
          <w:pStyle w:val="Bunntekst"/>
          <w:jc w:val="center"/>
        </w:pPr>
        <w:r w:rsidRPr="001B76F5">
          <w:rPr>
            <w:noProof/>
          </w:rPr>
          <w:drawing>
            <wp:anchor distT="0" distB="0" distL="114300" distR="114300" simplePos="0" relativeHeight="251658240" behindDoc="1" locked="0" layoutInCell="1" allowOverlap="1" wp14:anchorId="31C733AD" wp14:editId="2B0F34B2">
              <wp:simplePos x="0" y="0"/>
              <wp:positionH relativeFrom="column">
                <wp:posOffset>5395595</wp:posOffset>
              </wp:positionH>
              <wp:positionV relativeFrom="paragraph">
                <wp:posOffset>-55880</wp:posOffset>
              </wp:positionV>
              <wp:extent cx="913765" cy="652780"/>
              <wp:effectExtent l="0" t="0" r="635" b="0"/>
              <wp:wrapTight wrapText="bothSides">
                <wp:wrapPolygon edited="0">
                  <wp:start x="0" y="0"/>
                  <wp:lineTo x="0" y="20802"/>
                  <wp:lineTo x="21165" y="20802"/>
                  <wp:lineTo x="21165" y="0"/>
                  <wp:lineTo x="0" y="0"/>
                </wp:wrapPolygon>
              </wp:wrapTight>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13765" cy="65278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t>2</w:t>
        </w:r>
        <w:r>
          <w:fldChar w:fldCharType="end"/>
        </w:r>
        <w:r w:rsidRPr="001B76F5">
          <w:rPr>
            <w:noProof/>
          </w:rPr>
          <w:t xml:space="preserve"> </w:t>
        </w:r>
      </w:p>
    </w:sdtContent>
  </w:sdt>
  <w:p w14:paraId="2586857F" w14:textId="77777777" w:rsidR="007A7D17" w:rsidRDefault="007A7D1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AE5F3" w14:textId="77777777" w:rsidR="0016246E" w:rsidRDefault="0016246E" w:rsidP="000D14F6">
      <w:r>
        <w:separator/>
      </w:r>
    </w:p>
  </w:footnote>
  <w:footnote w:type="continuationSeparator" w:id="0">
    <w:p w14:paraId="70C41E3E" w14:textId="77777777" w:rsidR="0016246E" w:rsidRDefault="0016246E" w:rsidP="000D14F6">
      <w:r>
        <w:continuationSeparator/>
      </w:r>
    </w:p>
  </w:footnote>
  <w:footnote w:type="continuationNotice" w:id="1">
    <w:p w14:paraId="74964163" w14:textId="77777777" w:rsidR="0016246E" w:rsidRDefault="001624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A456" w14:textId="4D55C0DF" w:rsidR="007A7D17" w:rsidRDefault="000A2BD8">
    <w:pPr>
      <w:pStyle w:val="Topptekst"/>
    </w:pPr>
    <w:r>
      <w:t xml:space="preserve">Gruppe </w:t>
    </w:r>
    <w:r w:rsidR="00265FAB">
      <w:t>6</w:t>
    </w:r>
    <w:r w:rsidR="007A7D17">
      <w:tab/>
    </w:r>
    <w:r w:rsidR="007E7D80">
      <w:t>T</w:t>
    </w:r>
    <w:r w:rsidR="00A80B22">
      <w:t>EL100</w:t>
    </w:r>
    <w:r w:rsidR="007A7D17">
      <w:tab/>
    </w:r>
    <w:r w:rsidR="0B1B8383">
      <w:t>202</w:t>
    </w:r>
    <w:r w:rsidR="00265FAB">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5F9"/>
    <w:multiLevelType w:val="multilevel"/>
    <w:tmpl w:val="526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72932"/>
    <w:multiLevelType w:val="multilevel"/>
    <w:tmpl w:val="2BD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696A"/>
    <w:multiLevelType w:val="multilevel"/>
    <w:tmpl w:val="C254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076FC"/>
    <w:multiLevelType w:val="multilevel"/>
    <w:tmpl w:val="FAB6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3E25"/>
    <w:multiLevelType w:val="multilevel"/>
    <w:tmpl w:val="BFE2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D76C7"/>
    <w:multiLevelType w:val="hybridMultilevel"/>
    <w:tmpl w:val="FAD8E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F44BA"/>
    <w:multiLevelType w:val="multilevel"/>
    <w:tmpl w:val="B7E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04BDA"/>
    <w:multiLevelType w:val="hybridMultilevel"/>
    <w:tmpl w:val="3F14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9558F"/>
    <w:multiLevelType w:val="hybridMultilevel"/>
    <w:tmpl w:val="5810BF5E"/>
    <w:lvl w:ilvl="0" w:tplc="FB50CEC6">
      <w:start w:val="1"/>
      <w:numFmt w:val="decimal"/>
      <w:lvlText w:val="%1."/>
      <w:lvlJc w:val="left"/>
      <w:pPr>
        <w:ind w:left="720" w:hanging="360"/>
      </w:pPr>
      <w:rPr>
        <w:rFonts w:hint="default"/>
        <w:b w:val="0"/>
        <w:bCs w:val="0"/>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25317BF9"/>
    <w:multiLevelType w:val="multilevel"/>
    <w:tmpl w:val="C05C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E0375"/>
    <w:multiLevelType w:val="multilevel"/>
    <w:tmpl w:val="B70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C1DF0"/>
    <w:multiLevelType w:val="multilevel"/>
    <w:tmpl w:val="85A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846DE"/>
    <w:multiLevelType w:val="hybridMultilevel"/>
    <w:tmpl w:val="E682991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DD56583"/>
    <w:multiLevelType w:val="multilevel"/>
    <w:tmpl w:val="1D40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81433"/>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91249"/>
    <w:multiLevelType w:val="multilevel"/>
    <w:tmpl w:val="7A3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A4F3B"/>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1B2AFE"/>
    <w:multiLevelType w:val="hybridMultilevel"/>
    <w:tmpl w:val="3EE65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542008"/>
    <w:multiLevelType w:val="multilevel"/>
    <w:tmpl w:val="B6C07F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b/>
        <w:bCs/>
      </w:rPr>
    </w:lvl>
    <w:lvl w:ilvl="2">
      <w:start w:val="1"/>
      <w:numFmt w:val="bullet"/>
      <w:lvlText w:val=""/>
      <w:lvlJc w:val="left"/>
      <w:pPr>
        <w:ind w:left="927"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366F2D"/>
    <w:multiLevelType w:val="multilevel"/>
    <w:tmpl w:val="A3D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13033"/>
    <w:multiLevelType w:val="multilevel"/>
    <w:tmpl w:val="B734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5808DE"/>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F1B03"/>
    <w:multiLevelType w:val="hybridMultilevel"/>
    <w:tmpl w:val="102CD2A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E4F6745"/>
    <w:multiLevelType w:val="multilevel"/>
    <w:tmpl w:val="211E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D7220"/>
    <w:multiLevelType w:val="multilevel"/>
    <w:tmpl w:val="2A16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D6F47"/>
    <w:multiLevelType w:val="multilevel"/>
    <w:tmpl w:val="9C8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03B22"/>
    <w:multiLevelType w:val="multilevel"/>
    <w:tmpl w:val="815C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BD75A8"/>
    <w:multiLevelType w:val="multilevel"/>
    <w:tmpl w:val="E96C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F755A"/>
    <w:multiLevelType w:val="multilevel"/>
    <w:tmpl w:val="B68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747D2A"/>
    <w:multiLevelType w:val="multilevel"/>
    <w:tmpl w:val="FEEA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806B9"/>
    <w:multiLevelType w:val="multilevel"/>
    <w:tmpl w:val="0A1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B37E5"/>
    <w:multiLevelType w:val="multilevel"/>
    <w:tmpl w:val="158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93193C"/>
    <w:multiLevelType w:val="multilevel"/>
    <w:tmpl w:val="B004FBD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146EC7"/>
    <w:multiLevelType w:val="multilevel"/>
    <w:tmpl w:val="914217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7A572CAB"/>
    <w:multiLevelType w:val="multilevel"/>
    <w:tmpl w:val="BD781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3908"/>
    <w:multiLevelType w:val="multilevel"/>
    <w:tmpl w:val="487E6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629E9"/>
    <w:multiLevelType w:val="multilevel"/>
    <w:tmpl w:val="121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268868">
    <w:abstractNumId w:val="1"/>
  </w:num>
  <w:num w:numId="2" w16cid:durableId="319623198">
    <w:abstractNumId w:val="2"/>
  </w:num>
  <w:num w:numId="3" w16cid:durableId="1155873910">
    <w:abstractNumId w:val="34"/>
  </w:num>
  <w:num w:numId="4" w16cid:durableId="1413163440">
    <w:abstractNumId w:val="18"/>
  </w:num>
  <w:num w:numId="5" w16cid:durableId="1004360227">
    <w:abstractNumId w:val="35"/>
  </w:num>
  <w:num w:numId="6" w16cid:durableId="2050452509">
    <w:abstractNumId w:val="15"/>
  </w:num>
  <w:num w:numId="7" w16cid:durableId="1742214994">
    <w:abstractNumId w:val="25"/>
  </w:num>
  <w:num w:numId="8" w16cid:durableId="2018001205">
    <w:abstractNumId w:val="29"/>
  </w:num>
  <w:num w:numId="9" w16cid:durableId="1760446406">
    <w:abstractNumId w:val="23"/>
  </w:num>
  <w:num w:numId="10" w16cid:durableId="1291013155">
    <w:abstractNumId w:val="24"/>
  </w:num>
  <w:num w:numId="11" w16cid:durableId="712771487">
    <w:abstractNumId w:val="31"/>
  </w:num>
  <w:num w:numId="12" w16cid:durableId="721903660">
    <w:abstractNumId w:val="36"/>
  </w:num>
  <w:num w:numId="13" w16cid:durableId="2097361696">
    <w:abstractNumId w:val="9"/>
  </w:num>
  <w:num w:numId="14" w16cid:durableId="725685231">
    <w:abstractNumId w:val="32"/>
  </w:num>
  <w:num w:numId="15" w16cid:durableId="1073698487">
    <w:abstractNumId w:val="6"/>
  </w:num>
  <w:num w:numId="16" w16cid:durableId="1670668701">
    <w:abstractNumId w:val="13"/>
  </w:num>
  <w:num w:numId="17" w16cid:durableId="792551774">
    <w:abstractNumId w:val="4"/>
  </w:num>
  <w:num w:numId="18" w16cid:durableId="1741632941">
    <w:abstractNumId w:val="3"/>
  </w:num>
  <w:num w:numId="19" w16cid:durableId="438064943">
    <w:abstractNumId w:val="26"/>
  </w:num>
  <w:num w:numId="20" w16cid:durableId="83764298">
    <w:abstractNumId w:val="19"/>
  </w:num>
  <w:num w:numId="21" w16cid:durableId="529683396">
    <w:abstractNumId w:val="20"/>
  </w:num>
  <w:num w:numId="22" w16cid:durableId="1234848529">
    <w:abstractNumId w:val="27"/>
  </w:num>
  <w:num w:numId="23" w16cid:durableId="1734044942">
    <w:abstractNumId w:val="10"/>
  </w:num>
  <w:num w:numId="24" w16cid:durableId="490172085">
    <w:abstractNumId w:val="11"/>
  </w:num>
  <w:num w:numId="25" w16cid:durableId="1262224399">
    <w:abstractNumId w:val="0"/>
  </w:num>
  <w:num w:numId="26" w16cid:durableId="1579366754">
    <w:abstractNumId w:val="30"/>
  </w:num>
  <w:num w:numId="27" w16cid:durableId="181238295">
    <w:abstractNumId w:val="7"/>
  </w:num>
  <w:num w:numId="28" w16cid:durableId="1203909388">
    <w:abstractNumId w:val="5"/>
  </w:num>
  <w:num w:numId="29" w16cid:durableId="1366834518">
    <w:abstractNumId w:val="21"/>
  </w:num>
  <w:num w:numId="30" w16cid:durableId="984352983">
    <w:abstractNumId w:val="17"/>
  </w:num>
  <w:num w:numId="31" w16cid:durableId="1717193267">
    <w:abstractNumId w:val="28"/>
  </w:num>
  <w:num w:numId="32" w16cid:durableId="980647388">
    <w:abstractNumId w:val="14"/>
  </w:num>
  <w:num w:numId="33" w16cid:durableId="1741898854">
    <w:abstractNumId w:val="16"/>
  </w:num>
  <w:num w:numId="34" w16cid:durableId="1800955902">
    <w:abstractNumId w:val="22"/>
  </w:num>
  <w:num w:numId="35" w16cid:durableId="1307975613">
    <w:abstractNumId w:val="33"/>
  </w:num>
  <w:num w:numId="36" w16cid:durableId="226693695">
    <w:abstractNumId w:val="12"/>
  </w:num>
  <w:num w:numId="37" w16cid:durableId="1714768500">
    <w:abstractNumId w:val="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8F"/>
    <w:rsid w:val="00000D4A"/>
    <w:rsid w:val="00000F48"/>
    <w:rsid w:val="000010A0"/>
    <w:rsid w:val="000010AF"/>
    <w:rsid w:val="00001573"/>
    <w:rsid w:val="00001ED5"/>
    <w:rsid w:val="00002385"/>
    <w:rsid w:val="000030CA"/>
    <w:rsid w:val="00003477"/>
    <w:rsid w:val="000035C0"/>
    <w:rsid w:val="000037C9"/>
    <w:rsid w:val="00003F3C"/>
    <w:rsid w:val="00004381"/>
    <w:rsid w:val="000046C1"/>
    <w:rsid w:val="00004739"/>
    <w:rsid w:val="00005548"/>
    <w:rsid w:val="00005851"/>
    <w:rsid w:val="00006891"/>
    <w:rsid w:val="00006DB8"/>
    <w:rsid w:val="000071EB"/>
    <w:rsid w:val="00007283"/>
    <w:rsid w:val="00011086"/>
    <w:rsid w:val="000114D6"/>
    <w:rsid w:val="00011EEC"/>
    <w:rsid w:val="00011F06"/>
    <w:rsid w:val="000120A4"/>
    <w:rsid w:val="00012F34"/>
    <w:rsid w:val="0001314E"/>
    <w:rsid w:val="00013773"/>
    <w:rsid w:val="0001444D"/>
    <w:rsid w:val="000148AD"/>
    <w:rsid w:val="000152C1"/>
    <w:rsid w:val="00015462"/>
    <w:rsid w:val="000156E1"/>
    <w:rsid w:val="000163E8"/>
    <w:rsid w:val="00016CFE"/>
    <w:rsid w:val="0001722E"/>
    <w:rsid w:val="00017581"/>
    <w:rsid w:val="000176D3"/>
    <w:rsid w:val="0001770D"/>
    <w:rsid w:val="00017901"/>
    <w:rsid w:val="00017FA3"/>
    <w:rsid w:val="00020B00"/>
    <w:rsid w:val="0002109D"/>
    <w:rsid w:val="00021184"/>
    <w:rsid w:val="00021C11"/>
    <w:rsid w:val="00022330"/>
    <w:rsid w:val="0002239E"/>
    <w:rsid w:val="00022DA2"/>
    <w:rsid w:val="000235D7"/>
    <w:rsid w:val="00023627"/>
    <w:rsid w:val="0002459B"/>
    <w:rsid w:val="0002462F"/>
    <w:rsid w:val="00024C3F"/>
    <w:rsid w:val="00024CBF"/>
    <w:rsid w:val="0002529A"/>
    <w:rsid w:val="00025477"/>
    <w:rsid w:val="00026287"/>
    <w:rsid w:val="000265B8"/>
    <w:rsid w:val="00026883"/>
    <w:rsid w:val="00026C77"/>
    <w:rsid w:val="00026E8E"/>
    <w:rsid w:val="0002735A"/>
    <w:rsid w:val="000275C5"/>
    <w:rsid w:val="00027A7A"/>
    <w:rsid w:val="00030639"/>
    <w:rsid w:val="00030C11"/>
    <w:rsid w:val="00031BB9"/>
    <w:rsid w:val="00031D49"/>
    <w:rsid w:val="000324B9"/>
    <w:rsid w:val="000325B8"/>
    <w:rsid w:val="00032AA7"/>
    <w:rsid w:val="00032AEC"/>
    <w:rsid w:val="00034202"/>
    <w:rsid w:val="00034783"/>
    <w:rsid w:val="00034F34"/>
    <w:rsid w:val="00035B46"/>
    <w:rsid w:val="0003626A"/>
    <w:rsid w:val="00036CD9"/>
    <w:rsid w:val="000371AE"/>
    <w:rsid w:val="000372B5"/>
    <w:rsid w:val="000377A4"/>
    <w:rsid w:val="00040D8D"/>
    <w:rsid w:val="00041C2D"/>
    <w:rsid w:val="00041EF2"/>
    <w:rsid w:val="00042086"/>
    <w:rsid w:val="00042AC0"/>
    <w:rsid w:val="00042BBC"/>
    <w:rsid w:val="00044631"/>
    <w:rsid w:val="0004485D"/>
    <w:rsid w:val="00044B4C"/>
    <w:rsid w:val="00044B97"/>
    <w:rsid w:val="000451A4"/>
    <w:rsid w:val="000454A9"/>
    <w:rsid w:val="00046068"/>
    <w:rsid w:val="000466B8"/>
    <w:rsid w:val="00047969"/>
    <w:rsid w:val="0005157A"/>
    <w:rsid w:val="0005188F"/>
    <w:rsid w:val="00051B1E"/>
    <w:rsid w:val="00052E7B"/>
    <w:rsid w:val="00053026"/>
    <w:rsid w:val="00053949"/>
    <w:rsid w:val="00053B12"/>
    <w:rsid w:val="0005468E"/>
    <w:rsid w:val="00054E30"/>
    <w:rsid w:val="000557BA"/>
    <w:rsid w:val="0005631C"/>
    <w:rsid w:val="0005684F"/>
    <w:rsid w:val="00056A2A"/>
    <w:rsid w:val="00056C2E"/>
    <w:rsid w:val="000573F2"/>
    <w:rsid w:val="0005741C"/>
    <w:rsid w:val="00057446"/>
    <w:rsid w:val="00057567"/>
    <w:rsid w:val="00057F3F"/>
    <w:rsid w:val="000602BA"/>
    <w:rsid w:val="00060482"/>
    <w:rsid w:val="000607C2"/>
    <w:rsid w:val="00060A6B"/>
    <w:rsid w:val="00060BA8"/>
    <w:rsid w:val="000614AB"/>
    <w:rsid w:val="00062AE7"/>
    <w:rsid w:val="000633E6"/>
    <w:rsid w:val="00063C49"/>
    <w:rsid w:val="00064AFE"/>
    <w:rsid w:val="00067654"/>
    <w:rsid w:val="00067EB5"/>
    <w:rsid w:val="0007067B"/>
    <w:rsid w:val="000713A5"/>
    <w:rsid w:val="000718D2"/>
    <w:rsid w:val="00071A97"/>
    <w:rsid w:val="000721FB"/>
    <w:rsid w:val="00072A2A"/>
    <w:rsid w:val="00073710"/>
    <w:rsid w:val="00073756"/>
    <w:rsid w:val="00073E3A"/>
    <w:rsid w:val="000744C0"/>
    <w:rsid w:val="0007573B"/>
    <w:rsid w:val="00076249"/>
    <w:rsid w:val="0007790D"/>
    <w:rsid w:val="0008033E"/>
    <w:rsid w:val="000809AB"/>
    <w:rsid w:val="000812CC"/>
    <w:rsid w:val="00081CDE"/>
    <w:rsid w:val="0008209F"/>
    <w:rsid w:val="00082928"/>
    <w:rsid w:val="00082961"/>
    <w:rsid w:val="000835B2"/>
    <w:rsid w:val="00083C17"/>
    <w:rsid w:val="00083CF2"/>
    <w:rsid w:val="00083FC5"/>
    <w:rsid w:val="00084C0F"/>
    <w:rsid w:val="00085134"/>
    <w:rsid w:val="00087142"/>
    <w:rsid w:val="00087DE6"/>
    <w:rsid w:val="00090759"/>
    <w:rsid w:val="00091714"/>
    <w:rsid w:val="00091B95"/>
    <w:rsid w:val="00092191"/>
    <w:rsid w:val="00092793"/>
    <w:rsid w:val="00093133"/>
    <w:rsid w:val="0009347C"/>
    <w:rsid w:val="00093642"/>
    <w:rsid w:val="00093AB9"/>
    <w:rsid w:val="0009446E"/>
    <w:rsid w:val="000944CE"/>
    <w:rsid w:val="000944E8"/>
    <w:rsid w:val="0009461F"/>
    <w:rsid w:val="0009481A"/>
    <w:rsid w:val="000963A9"/>
    <w:rsid w:val="00097546"/>
    <w:rsid w:val="00097846"/>
    <w:rsid w:val="000A000D"/>
    <w:rsid w:val="000A0A7E"/>
    <w:rsid w:val="000A13FB"/>
    <w:rsid w:val="000A1FF1"/>
    <w:rsid w:val="000A2152"/>
    <w:rsid w:val="000A2BD8"/>
    <w:rsid w:val="000A449D"/>
    <w:rsid w:val="000A4C21"/>
    <w:rsid w:val="000A5127"/>
    <w:rsid w:val="000A52A2"/>
    <w:rsid w:val="000A6233"/>
    <w:rsid w:val="000A648E"/>
    <w:rsid w:val="000A6711"/>
    <w:rsid w:val="000A7283"/>
    <w:rsid w:val="000B01C3"/>
    <w:rsid w:val="000B04E8"/>
    <w:rsid w:val="000B0DB6"/>
    <w:rsid w:val="000B1137"/>
    <w:rsid w:val="000B1AEA"/>
    <w:rsid w:val="000B230A"/>
    <w:rsid w:val="000B287E"/>
    <w:rsid w:val="000B2C0F"/>
    <w:rsid w:val="000B30CD"/>
    <w:rsid w:val="000B411D"/>
    <w:rsid w:val="000B46CF"/>
    <w:rsid w:val="000B551D"/>
    <w:rsid w:val="000B698C"/>
    <w:rsid w:val="000B6A88"/>
    <w:rsid w:val="000B6B36"/>
    <w:rsid w:val="000B6EE5"/>
    <w:rsid w:val="000B7815"/>
    <w:rsid w:val="000B7DFB"/>
    <w:rsid w:val="000C0666"/>
    <w:rsid w:val="000C0B1B"/>
    <w:rsid w:val="000C136E"/>
    <w:rsid w:val="000C230F"/>
    <w:rsid w:val="000C26F1"/>
    <w:rsid w:val="000C365D"/>
    <w:rsid w:val="000C3A0D"/>
    <w:rsid w:val="000C42A8"/>
    <w:rsid w:val="000C497A"/>
    <w:rsid w:val="000C4DA8"/>
    <w:rsid w:val="000C6121"/>
    <w:rsid w:val="000C643D"/>
    <w:rsid w:val="000C684E"/>
    <w:rsid w:val="000C6A28"/>
    <w:rsid w:val="000C6B7D"/>
    <w:rsid w:val="000C6C4B"/>
    <w:rsid w:val="000C6C5D"/>
    <w:rsid w:val="000C714A"/>
    <w:rsid w:val="000C72F7"/>
    <w:rsid w:val="000D00FE"/>
    <w:rsid w:val="000D0C95"/>
    <w:rsid w:val="000D14F6"/>
    <w:rsid w:val="000D1D61"/>
    <w:rsid w:val="000D1DC6"/>
    <w:rsid w:val="000D1E6D"/>
    <w:rsid w:val="000D26D9"/>
    <w:rsid w:val="000D3A14"/>
    <w:rsid w:val="000D402A"/>
    <w:rsid w:val="000D423F"/>
    <w:rsid w:val="000D64B4"/>
    <w:rsid w:val="000D66A8"/>
    <w:rsid w:val="000D6BDF"/>
    <w:rsid w:val="000D6CD4"/>
    <w:rsid w:val="000E0050"/>
    <w:rsid w:val="000E0088"/>
    <w:rsid w:val="000E045A"/>
    <w:rsid w:val="000E0690"/>
    <w:rsid w:val="000E0982"/>
    <w:rsid w:val="000E09F5"/>
    <w:rsid w:val="000E0A35"/>
    <w:rsid w:val="000E1F30"/>
    <w:rsid w:val="000E2184"/>
    <w:rsid w:val="000E2471"/>
    <w:rsid w:val="000E301F"/>
    <w:rsid w:val="000E31CC"/>
    <w:rsid w:val="000E3492"/>
    <w:rsid w:val="000E35C8"/>
    <w:rsid w:val="000E3BA9"/>
    <w:rsid w:val="000E4A5F"/>
    <w:rsid w:val="000E5046"/>
    <w:rsid w:val="000E5C14"/>
    <w:rsid w:val="000E5E69"/>
    <w:rsid w:val="000E616D"/>
    <w:rsid w:val="000E6F83"/>
    <w:rsid w:val="000E6FCC"/>
    <w:rsid w:val="000E6FD1"/>
    <w:rsid w:val="000E7048"/>
    <w:rsid w:val="000E7244"/>
    <w:rsid w:val="000F04A0"/>
    <w:rsid w:val="000F0B43"/>
    <w:rsid w:val="000F1A3B"/>
    <w:rsid w:val="000F1ACF"/>
    <w:rsid w:val="000F1E40"/>
    <w:rsid w:val="000F297F"/>
    <w:rsid w:val="000F34C9"/>
    <w:rsid w:val="000F45EB"/>
    <w:rsid w:val="000F5117"/>
    <w:rsid w:val="000F62A0"/>
    <w:rsid w:val="000F6465"/>
    <w:rsid w:val="000F7EE9"/>
    <w:rsid w:val="00100805"/>
    <w:rsid w:val="00101639"/>
    <w:rsid w:val="00101B66"/>
    <w:rsid w:val="0010218F"/>
    <w:rsid w:val="00102445"/>
    <w:rsid w:val="001028B6"/>
    <w:rsid w:val="00102964"/>
    <w:rsid w:val="00103004"/>
    <w:rsid w:val="001040A3"/>
    <w:rsid w:val="0010419E"/>
    <w:rsid w:val="001041FF"/>
    <w:rsid w:val="001048DE"/>
    <w:rsid w:val="00104E7F"/>
    <w:rsid w:val="00104F9F"/>
    <w:rsid w:val="0010506C"/>
    <w:rsid w:val="001051F1"/>
    <w:rsid w:val="00105391"/>
    <w:rsid w:val="00105558"/>
    <w:rsid w:val="00105B50"/>
    <w:rsid w:val="001064FC"/>
    <w:rsid w:val="00106AE2"/>
    <w:rsid w:val="00106B51"/>
    <w:rsid w:val="00107A96"/>
    <w:rsid w:val="00110842"/>
    <w:rsid w:val="00110C8C"/>
    <w:rsid w:val="00111196"/>
    <w:rsid w:val="00111225"/>
    <w:rsid w:val="0011199C"/>
    <w:rsid w:val="00112620"/>
    <w:rsid w:val="00114ABA"/>
    <w:rsid w:val="00114D48"/>
    <w:rsid w:val="00115A02"/>
    <w:rsid w:val="00115B47"/>
    <w:rsid w:val="00116371"/>
    <w:rsid w:val="00117714"/>
    <w:rsid w:val="001179DA"/>
    <w:rsid w:val="001209A9"/>
    <w:rsid w:val="00120D09"/>
    <w:rsid w:val="00120DB4"/>
    <w:rsid w:val="001210FE"/>
    <w:rsid w:val="001215DE"/>
    <w:rsid w:val="001220C1"/>
    <w:rsid w:val="00122292"/>
    <w:rsid w:val="00122393"/>
    <w:rsid w:val="001229C7"/>
    <w:rsid w:val="0012321F"/>
    <w:rsid w:val="00124D28"/>
    <w:rsid w:val="0012535A"/>
    <w:rsid w:val="00125CD9"/>
    <w:rsid w:val="0012603D"/>
    <w:rsid w:val="00126637"/>
    <w:rsid w:val="00126674"/>
    <w:rsid w:val="0012690B"/>
    <w:rsid w:val="00127F42"/>
    <w:rsid w:val="001303F9"/>
    <w:rsid w:val="001336B7"/>
    <w:rsid w:val="00133759"/>
    <w:rsid w:val="00133E2C"/>
    <w:rsid w:val="001341E1"/>
    <w:rsid w:val="00134CC7"/>
    <w:rsid w:val="00134EBC"/>
    <w:rsid w:val="00135291"/>
    <w:rsid w:val="00135D1D"/>
    <w:rsid w:val="00136062"/>
    <w:rsid w:val="00136202"/>
    <w:rsid w:val="0013704B"/>
    <w:rsid w:val="001401D5"/>
    <w:rsid w:val="001405B9"/>
    <w:rsid w:val="00140BA3"/>
    <w:rsid w:val="0014110F"/>
    <w:rsid w:val="001411ED"/>
    <w:rsid w:val="00142A98"/>
    <w:rsid w:val="0014413B"/>
    <w:rsid w:val="00144FAC"/>
    <w:rsid w:val="00145069"/>
    <w:rsid w:val="00145225"/>
    <w:rsid w:val="00145BF8"/>
    <w:rsid w:val="001461C2"/>
    <w:rsid w:val="001461D3"/>
    <w:rsid w:val="00146368"/>
    <w:rsid w:val="00146BD1"/>
    <w:rsid w:val="00146ECA"/>
    <w:rsid w:val="00147025"/>
    <w:rsid w:val="001475D6"/>
    <w:rsid w:val="0015092B"/>
    <w:rsid w:val="00150A97"/>
    <w:rsid w:val="00150F29"/>
    <w:rsid w:val="001517A8"/>
    <w:rsid w:val="00152199"/>
    <w:rsid w:val="001522E1"/>
    <w:rsid w:val="001523C2"/>
    <w:rsid w:val="00152DC1"/>
    <w:rsid w:val="0015366B"/>
    <w:rsid w:val="00153960"/>
    <w:rsid w:val="001547C1"/>
    <w:rsid w:val="00155152"/>
    <w:rsid w:val="00155B16"/>
    <w:rsid w:val="00155DA3"/>
    <w:rsid w:val="001561D1"/>
    <w:rsid w:val="0015661E"/>
    <w:rsid w:val="00156B19"/>
    <w:rsid w:val="00156D52"/>
    <w:rsid w:val="00157487"/>
    <w:rsid w:val="0015773C"/>
    <w:rsid w:val="00160405"/>
    <w:rsid w:val="00160EFC"/>
    <w:rsid w:val="00161321"/>
    <w:rsid w:val="001615C8"/>
    <w:rsid w:val="00162146"/>
    <w:rsid w:val="0016237C"/>
    <w:rsid w:val="0016246E"/>
    <w:rsid w:val="00162B38"/>
    <w:rsid w:val="00163A4D"/>
    <w:rsid w:val="00163B93"/>
    <w:rsid w:val="00163CBC"/>
    <w:rsid w:val="00163F87"/>
    <w:rsid w:val="00164661"/>
    <w:rsid w:val="00164A05"/>
    <w:rsid w:val="0016572E"/>
    <w:rsid w:val="001658DE"/>
    <w:rsid w:val="0016626D"/>
    <w:rsid w:val="00167099"/>
    <w:rsid w:val="00167E2B"/>
    <w:rsid w:val="001707E3"/>
    <w:rsid w:val="00171E15"/>
    <w:rsid w:val="00172134"/>
    <w:rsid w:val="00172386"/>
    <w:rsid w:val="00172F87"/>
    <w:rsid w:val="001733EB"/>
    <w:rsid w:val="001738A6"/>
    <w:rsid w:val="00173E70"/>
    <w:rsid w:val="00173FF0"/>
    <w:rsid w:val="00174969"/>
    <w:rsid w:val="00174CF5"/>
    <w:rsid w:val="00175014"/>
    <w:rsid w:val="00175769"/>
    <w:rsid w:val="00176A4D"/>
    <w:rsid w:val="00176B3A"/>
    <w:rsid w:val="001770F0"/>
    <w:rsid w:val="001771CB"/>
    <w:rsid w:val="00177481"/>
    <w:rsid w:val="0017793B"/>
    <w:rsid w:val="00177ADD"/>
    <w:rsid w:val="00177D3F"/>
    <w:rsid w:val="00180222"/>
    <w:rsid w:val="0018273B"/>
    <w:rsid w:val="001829FF"/>
    <w:rsid w:val="0018317E"/>
    <w:rsid w:val="00185CF8"/>
    <w:rsid w:val="00186AD6"/>
    <w:rsid w:val="00187D3F"/>
    <w:rsid w:val="00187D61"/>
    <w:rsid w:val="00190FD4"/>
    <w:rsid w:val="00191745"/>
    <w:rsid w:val="0019202B"/>
    <w:rsid w:val="001931A1"/>
    <w:rsid w:val="001942B0"/>
    <w:rsid w:val="00194584"/>
    <w:rsid w:val="001945FC"/>
    <w:rsid w:val="001946E3"/>
    <w:rsid w:val="001948D7"/>
    <w:rsid w:val="00194923"/>
    <w:rsid w:val="00194B9B"/>
    <w:rsid w:val="00195056"/>
    <w:rsid w:val="00195166"/>
    <w:rsid w:val="00195DAC"/>
    <w:rsid w:val="001963A1"/>
    <w:rsid w:val="001964E8"/>
    <w:rsid w:val="00197066"/>
    <w:rsid w:val="00197D8A"/>
    <w:rsid w:val="001A1148"/>
    <w:rsid w:val="001A1E44"/>
    <w:rsid w:val="001A22A4"/>
    <w:rsid w:val="001A3A69"/>
    <w:rsid w:val="001A3B8F"/>
    <w:rsid w:val="001A56AB"/>
    <w:rsid w:val="001A63D6"/>
    <w:rsid w:val="001A6572"/>
    <w:rsid w:val="001A6818"/>
    <w:rsid w:val="001A6AB4"/>
    <w:rsid w:val="001A6B15"/>
    <w:rsid w:val="001B05F3"/>
    <w:rsid w:val="001B0AE8"/>
    <w:rsid w:val="001B11CB"/>
    <w:rsid w:val="001B1E1B"/>
    <w:rsid w:val="001B2C34"/>
    <w:rsid w:val="001B305D"/>
    <w:rsid w:val="001B37B8"/>
    <w:rsid w:val="001B43F4"/>
    <w:rsid w:val="001B4BBF"/>
    <w:rsid w:val="001B4CA0"/>
    <w:rsid w:val="001B5E95"/>
    <w:rsid w:val="001B699B"/>
    <w:rsid w:val="001B76F5"/>
    <w:rsid w:val="001C03AF"/>
    <w:rsid w:val="001C0443"/>
    <w:rsid w:val="001C04CE"/>
    <w:rsid w:val="001C1B0B"/>
    <w:rsid w:val="001C245D"/>
    <w:rsid w:val="001C2A1A"/>
    <w:rsid w:val="001C3C11"/>
    <w:rsid w:val="001C3E0A"/>
    <w:rsid w:val="001C420B"/>
    <w:rsid w:val="001C4B80"/>
    <w:rsid w:val="001C542B"/>
    <w:rsid w:val="001C5624"/>
    <w:rsid w:val="001C6287"/>
    <w:rsid w:val="001C66A4"/>
    <w:rsid w:val="001C7B4B"/>
    <w:rsid w:val="001D045A"/>
    <w:rsid w:val="001D047D"/>
    <w:rsid w:val="001D0A96"/>
    <w:rsid w:val="001D0AD3"/>
    <w:rsid w:val="001D1807"/>
    <w:rsid w:val="001D1DD7"/>
    <w:rsid w:val="001D212F"/>
    <w:rsid w:val="001D2577"/>
    <w:rsid w:val="001D38D6"/>
    <w:rsid w:val="001D39A5"/>
    <w:rsid w:val="001D3A80"/>
    <w:rsid w:val="001D3A86"/>
    <w:rsid w:val="001D3B81"/>
    <w:rsid w:val="001D56E1"/>
    <w:rsid w:val="001D5725"/>
    <w:rsid w:val="001D5861"/>
    <w:rsid w:val="001D5C85"/>
    <w:rsid w:val="001D5E93"/>
    <w:rsid w:val="001D6B60"/>
    <w:rsid w:val="001D6EB9"/>
    <w:rsid w:val="001E01D6"/>
    <w:rsid w:val="001E0DB1"/>
    <w:rsid w:val="001E0E5C"/>
    <w:rsid w:val="001E2371"/>
    <w:rsid w:val="001E26C9"/>
    <w:rsid w:val="001E3E2C"/>
    <w:rsid w:val="001E422E"/>
    <w:rsid w:val="001E4A32"/>
    <w:rsid w:val="001E4B7E"/>
    <w:rsid w:val="001E508A"/>
    <w:rsid w:val="001E5891"/>
    <w:rsid w:val="001E58B5"/>
    <w:rsid w:val="001E58BD"/>
    <w:rsid w:val="001E5916"/>
    <w:rsid w:val="001E75E3"/>
    <w:rsid w:val="001E79F0"/>
    <w:rsid w:val="001E7FB2"/>
    <w:rsid w:val="001F0F42"/>
    <w:rsid w:val="001F14C5"/>
    <w:rsid w:val="001F17AE"/>
    <w:rsid w:val="001F20DE"/>
    <w:rsid w:val="001F2163"/>
    <w:rsid w:val="001F2188"/>
    <w:rsid w:val="001F231F"/>
    <w:rsid w:val="001F2C42"/>
    <w:rsid w:val="001F2D5B"/>
    <w:rsid w:val="001F2E8C"/>
    <w:rsid w:val="001F304B"/>
    <w:rsid w:val="001F32C6"/>
    <w:rsid w:val="001F3704"/>
    <w:rsid w:val="001F3823"/>
    <w:rsid w:val="001F44AA"/>
    <w:rsid w:val="001F4869"/>
    <w:rsid w:val="001F48B7"/>
    <w:rsid w:val="001F50B9"/>
    <w:rsid w:val="001F706C"/>
    <w:rsid w:val="001F77A5"/>
    <w:rsid w:val="00200B56"/>
    <w:rsid w:val="002019BB"/>
    <w:rsid w:val="00201E2D"/>
    <w:rsid w:val="002020D5"/>
    <w:rsid w:val="0020247C"/>
    <w:rsid w:val="00202C60"/>
    <w:rsid w:val="00202D9E"/>
    <w:rsid w:val="00202F3D"/>
    <w:rsid w:val="002035A3"/>
    <w:rsid w:val="002044BD"/>
    <w:rsid w:val="002051C8"/>
    <w:rsid w:val="0020544D"/>
    <w:rsid w:val="00205CE4"/>
    <w:rsid w:val="00206584"/>
    <w:rsid w:val="00206A2E"/>
    <w:rsid w:val="00210005"/>
    <w:rsid w:val="002107C0"/>
    <w:rsid w:val="0021088F"/>
    <w:rsid w:val="002118C2"/>
    <w:rsid w:val="00211E9E"/>
    <w:rsid w:val="0021273E"/>
    <w:rsid w:val="002130E3"/>
    <w:rsid w:val="002131D9"/>
    <w:rsid w:val="00213274"/>
    <w:rsid w:val="002138A2"/>
    <w:rsid w:val="00213ABE"/>
    <w:rsid w:val="00214217"/>
    <w:rsid w:val="002148D8"/>
    <w:rsid w:val="00214953"/>
    <w:rsid w:val="0021498F"/>
    <w:rsid w:val="00214D91"/>
    <w:rsid w:val="0021556C"/>
    <w:rsid w:val="00215579"/>
    <w:rsid w:val="00215802"/>
    <w:rsid w:val="00215C37"/>
    <w:rsid w:val="002170E2"/>
    <w:rsid w:val="00217D04"/>
    <w:rsid w:val="00220C30"/>
    <w:rsid w:val="00220DAD"/>
    <w:rsid w:val="00221D2F"/>
    <w:rsid w:val="002223D1"/>
    <w:rsid w:val="002232A6"/>
    <w:rsid w:val="00223A6C"/>
    <w:rsid w:val="00223D78"/>
    <w:rsid w:val="00223F1A"/>
    <w:rsid w:val="002240E0"/>
    <w:rsid w:val="002243AE"/>
    <w:rsid w:val="0022604E"/>
    <w:rsid w:val="002269D7"/>
    <w:rsid w:val="00226F27"/>
    <w:rsid w:val="00227AB7"/>
    <w:rsid w:val="00227ECD"/>
    <w:rsid w:val="00230EFF"/>
    <w:rsid w:val="00231450"/>
    <w:rsid w:val="002314BF"/>
    <w:rsid w:val="002323E0"/>
    <w:rsid w:val="002326D5"/>
    <w:rsid w:val="00232DED"/>
    <w:rsid w:val="00233006"/>
    <w:rsid w:val="0023345A"/>
    <w:rsid w:val="00233687"/>
    <w:rsid w:val="0023419B"/>
    <w:rsid w:val="002346ED"/>
    <w:rsid w:val="00235F01"/>
    <w:rsid w:val="002369AE"/>
    <w:rsid w:val="00236EBE"/>
    <w:rsid w:val="0023716F"/>
    <w:rsid w:val="00237F60"/>
    <w:rsid w:val="00240424"/>
    <w:rsid w:val="00240794"/>
    <w:rsid w:val="00240907"/>
    <w:rsid w:val="00240FC8"/>
    <w:rsid w:val="002412CB"/>
    <w:rsid w:val="002417DB"/>
    <w:rsid w:val="00241BC8"/>
    <w:rsid w:val="00243697"/>
    <w:rsid w:val="00243A7D"/>
    <w:rsid w:val="00244A4E"/>
    <w:rsid w:val="00244C8C"/>
    <w:rsid w:val="002468DD"/>
    <w:rsid w:val="002501AB"/>
    <w:rsid w:val="00250C6E"/>
    <w:rsid w:val="00250EE3"/>
    <w:rsid w:val="00251DCF"/>
    <w:rsid w:val="00251E57"/>
    <w:rsid w:val="00251EA4"/>
    <w:rsid w:val="00252739"/>
    <w:rsid w:val="00252B72"/>
    <w:rsid w:val="002530CF"/>
    <w:rsid w:val="0025330A"/>
    <w:rsid w:val="002539BF"/>
    <w:rsid w:val="00253ADA"/>
    <w:rsid w:val="0025457C"/>
    <w:rsid w:val="0025524D"/>
    <w:rsid w:val="002554DC"/>
    <w:rsid w:val="00255A3F"/>
    <w:rsid w:val="00255AB0"/>
    <w:rsid w:val="00255DDB"/>
    <w:rsid w:val="0025602D"/>
    <w:rsid w:val="0025609D"/>
    <w:rsid w:val="00256206"/>
    <w:rsid w:val="00257256"/>
    <w:rsid w:val="0025777C"/>
    <w:rsid w:val="002608A0"/>
    <w:rsid w:val="002609B1"/>
    <w:rsid w:val="00260F08"/>
    <w:rsid w:val="0026160C"/>
    <w:rsid w:val="00262731"/>
    <w:rsid w:val="00263C63"/>
    <w:rsid w:val="00264065"/>
    <w:rsid w:val="00264579"/>
    <w:rsid w:val="00264EDF"/>
    <w:rsid w:val="00265417"/>
    <w:rsid w:val="00265BA6"/>
    <w:rsid w:val="00265DDA"/>
    <w:rsid w:val="00265FAB"/>
    <w:rsid w:val="0026620D"/>
    <w:rsid w:val="00266892"/>
    <w:rsid w:val="00266B67"/>
    <w:rsid w:val="00267461"/>
    <w:rsid w:val="00267BE5"/>
    <w:rsid w:val="00267C6F"/>
    <w:rsid w:val="002704FB"/>
    <w:rsid w:val="00270529"/>
    <w:rsid w:val="00270538"/>
    <w:rsid w:val="002728B5"/>
    <w:rsid w:val="00272A63"/>
    <w:rsid w:val="00273F0B"/>
    <w:rsid w:val="002747B1"/>
    <w:rsid w:val="00274B4F"/>
    <w:rsid w:val="00276616"/>
    <w:rsid w:val="00276D92"/>
    <w:rsid w:val="0027726B"/>
    <w:rsid w:val="00277708"/>
    <w:rsid w:val="00277C31"/>
    <w:rsid w:val="00280B50"/>
    <w:rsid w:val="00280E36"/>
    <w:rsid w:val="00281B06"/>
    <w:rsid w:val="00282037"/>
    <w:rsid w:val="0028232C"/>
    <w:rsid w:val="00282502"/>
    <w:rsid w:val="00282AC4"/>
    <w:rsid w:val="00283024"/>
    <w:rsid w:val="00283C58"/>
    <w:rsid w:val="00284694"/>
    <w:rsid w:val="00284E13"/>
    <w:rsid w:val="00285CC6"/>
    <w:rsid w:val="00286A9A"/>
    <w:rsid w:val="002871F3"/>
    <w:rsid w:val="0028728F"/>
    <w:rsid w:val="002872C3"/>
    <w:rsid w:val="0028778F"/>
    <w:rsid w:val="002877B0"/>
    <w:rsid w:val="00287854"/>
    <w:rsid w:val="00287B0F"/>
    <w:rsid w:val="00287F7E"/>
    <w:rsid w:val="0029197D"/>
    <w:rsid w:val="002919AB"/>
    <w:rsid w:val="00291B54"/>
    <w:rsid w:val="00292603"/>
    <w:rsid w:val="00292BA9"/>
    <w:rsid w:val="00292DA8"/>
    <w:rsid w:val="002935D6"/>
    <w:rsid w:val="00293799"/>
    <w:rsid w:val="00293FAE"/>
    <w:rsid w:val="002942E6"/>
    <w:rsid w:val="002949DC"/>
    <w:rsid w:val="00294DE4"/>
    <w:rsid w:val="00296801"/>
    <w:rsid w:val="00296BE6"/>
    <w:rsid w:val="0029792D"/>
    <w:rsid w:val="002979B2"/>
    <w:rsid w:val="00297C65"/>
    <w:rsid w:val="00297D36"/>
    <w:rsid w:val="002A0341"/>
    <w:rsid w:val="002A0509"/>
    <w:rsid w:val="002A096C"/>
    <w:rsid w:val="002A09B2"/>
    <w:rsid w:val="002A1D07"/>
    <w:rsid w:val="002A254F"/>
    <w:rsid w:val="002A2853"/>
    <w:rsid w:val="002A287F"/>
    <w:rsid w:val="002A36C3"/>
    <w:rsid w:val="002A36E7"/>
    <w:rsid w:val="002A387F"/>
    <w:rsid w:val="002A497F"/>
    <w:rsid w:val="002A49A0"/>
    <w:rsid w:val="002A4B66"/>
    <w:rsid w:val="002A500F"/>
    <w:rsid w:val="002A50B5"/>
    <w:rsid w:val="002A533A"/>
    <w:rsid w:val="002A5C72"/>
    <w:rsid w:val="002A5C9F"/>
    <w:rsid w:val="002A622C"/>
    <w:rsid w:val="002A6883"/>
    <w:rsid w:val="002A6D71"/>
    <w:rsid w:val="002A70D5"/>
    <w:rsid w:val="002B00E4"/>
    <w:rsid w:val="002B0134"/>
    <w:rsid w:val="002B0EA6"/>
    <w:rsid w:val="002B147D"/>
    <w:rsid w:val="002B1D23"/>
    <w:rsid w:val="002B2036"/>
    <w:rsid w:val="002B2D50"/>
    <w:rsid w:val="002B344F"/>
    <w:rsid w:val="002B4131"/>
    <w:rsid w:val="002B423C"/>
    <w:rsid w:val="002B5A4E"/>
    <w:rsid w:val="002B5A95"/>
    <w:rsid w:val="002B5CA3"/>
    <w:rsid w:val="002B698B"/>
    <w:rsid w:val="002B7433"/>
    <w:rsid w:val="002B76CC"/>
    <w:rsid w:val="002B77FC"/>
    <w:rsid w:val="002C0564"/>
    <w:rsid w:val="002C075C"/>
    <w:rsid w:val="002C0D36"/>
    <w:rsid w:val="002C0F92"/>
    <w:rsid w:val="002C1090"/>
    <w:rsid w:val="002C1908"/>
    <w:rsid w:val="002C19C8"/>
    <w:rsid w:val="002C1AB0"/>
    <w:rsid w:val="002C39E4"/>
    <w:rsid w:val="002C3F5C"/>
    <w:rsid w:val="002C4256"/>
    <w:rsid w:val="002C47A2"/>
    <w:rsid w:val="002C4C31"/>
    <w:rsid w:val="002C4FFF"/>
    <w:rsid w:val="002C511C"/>
    <w:rsid w:val="002C5597"/>
    <w:rsid w:val="002C5F81"/>
    <w:rsid w:val="002C7944"/>
    <w:rsid w:val="002C7948"/>
    <w:rsid w:val="002C7F6D"/>
    <w:rsid w:val="002D0441"/>
    <w:rsid w:val="002D0B70"/>
    <w:rsid w:val="002D24B0"/>
    <w:rsid w:val="002D269F"/>
    <w:rsid w:val="002D2BEE"/>
    <w:rsid w:val="002D30E5"/>
    <w:rsid w:val="002D31F1"/>
    <w:rsid w:val="002D3836"/>
    <w:rsid w:val="002D40DF"/>
    <w:rsid w:val="002D4198"/>
    <w:rsid w:val="002D4488"/>
    <w:rsid w:val="002D44E8"/>
    <w:rsid w:val="002D4FB6"/>
    <w:rsid w:val="002D50ED"/>
    <w:rsid w:val="002D598D"/>
    <w:rsid w:val="002D6050"/>
    <w:rsid w:val="002E0435"/>
    <w:rsid w:val="002E0558"/>
    <w:rsid w:val="002E1510"/>
    <w:rsid w:val="002E1551"/>
    <w:rsid w:val="002E16C0"/>
    <w:rsid w:val="002E1750"/>
    <w:rsid w:val="002E22DE"/>
    <w:rsid w:val="002E2934"/>
    <w:rsid w:val="002E2DD5"/>
    <w:rsid w:val="002E300E"/>
    <w:rsid w:val="002E32B0"/>
    <w:rsid w:val="002E3CC2"/>
    <w:rsid w:val="002E4D28"/>
    <w:rsid w:val="002E51BC"/>
    <w:rsid w:val="002E665E"/>
    <w:rsid w:val="002E66FE"/>
    <w:rsid w:val="002E7002"/>
    <w:rsid w:val="002E7706"/>
    <w:rsid w:val="002E78EB"/>
    <w:rsid w:val="002F0436"/>
    <w:rsid w:val="002F0569"/>
    <w:rsid w:val="002F06B3"/>
    <w:rsid w:val="002F074A"/>
    <w:rsid w:val="002F0CF5"/>
    <w:rsid w:val="002F1AFC"/>
    <w:rsid w:val="002F2249"/>
    <w:rsid w:val="002F2C21"/>
    <w:rsid w:val="002F33E3"/>
    <w:rsid w:val="002F45FB"/>
    <w:rsid w:val="002F47F2"/>
    <w:rsid w:val="002F5333"/>
    <w:rsid w:val="002F558E"/>
    <w:rsid w:val="002F57B3"/>
    <w:rsid w:val="002F5BFF"/>
    <w:rsid w:val="002F670A"/>
    <w:rsid w:val="002F6C0F"/>
    <w:rsid w:val="002F6D75"/>
    <w:rsid w:val="002F7ADF"/>
    <w:rsid w:val="0030013A"/>
    <w:rsid w:val="00300A87"/>
    <w:rsid w:val="00300B00"/>
    <w:rsid w:val="00300B5A"/>
    <w:rsid w:val="003011EF"/>
    <w:rsid w:val="00301F04"/>
    <w:rsid w:val="003028C2"/>
    <w:rsid w:val="00302E71"/>
    <w:rsid w:val="00302E8E"/>
    <w:rsid w:val="0030348B"/>
    <w:rsid w:val="00303851"/>
    <w:rsid w:val="003038F7"/>
    <w:rsid w:val="00304CCE"/>
    <w:rsid w:val="00305686"/>
    <w:rsid w:val="00306779"/>
    <w:rsid w:val="00306C80"/>
    <w:rsid w:val="003075FB"/>
    <w:rsid w:val="00307A78"/>
    <w:rsid w:val="00311CF6"/>
    <w:rsid w:val="003129FC"/>
    <w:rsid w:val="00313829"/>
    <w:rsid w:val="00314433"/>
    <w:rsid w:val="003146BB"/>
    <w:rsid w:val="0031576C"/>
    <w:rsid w:val="00315A8E"/>
    <w:rsid w:val="003169E3"/>
    <w:rsid w:val="00316CCC"/>
    <w:rsid w:val="00316CCD"/>
    <w:rsid w:val="003174DE"/>
    <w:rsid w:val="00317A09"/>
    <w:rsid w:val="00320677"/>
    <w:rsid w:val="00320A27"/>
    <w:rsid w:val="00321390"/>
    <w:rsid w:val="0032143E"/>
    <w:rsid w:val="0032183B"/>
    <w:rsid w:val="00321C16"/>
    <w:rsid w:val="00322231"/>
    <w:rsid w:val="003226E3"/>
    <w:rsid w:val="003227AC"/>
    <w:rsid w:val="00322988"/>
    <w:rsid w:val="00322D78"/>
    <w:rsid w:val="003236E0"/>
    <w:rsid w:val="00323D01"/>
    <w:rsid w:val="00324322"/>
    <w:rsid w:val="00324904"/>
    <w:rsid w:val="003263FE"/>
    <w:rsid w:val="00326D8C"/>
    <w:rsid w:val="00327608"/>
    <w:rsid w:val="00327E40"/>
    <w:rsid w:val="003307C4"/>
    <w:rsid w:val="003308C7"/>
    <w:rsid w:val="00330EE0"/>
    <w:rsid w:val="00331999"/>
    <w:rsid w:val="003323AC"/>
    <w:rsid w:val="00333094"/>
    <w:rsid w:val="00333683"/>
    <w:rsid w:val="00333895"/>
    <w:rsid w:val="00334536"/>
    <w:rsid w:val="00334D6C"/>
    <w:rsid w:val="00334F5E"/>
    <w:rsid w:val="00335810"/>
    <w:rsid w:val="00336708"/>
    <w:rsid w:val="00337254"/>
    <w:rsid w:val="0034160F"/>
    <w:rsid w:val="00341A61"/>
    <w:rsid w:val="00341CAB"/>
    <w:rsid w:val="00342079"/>
    <w:rsid w:val="003421A1"/>
    <w:rsid w:val="00342BC6"/>
    <w:rsid w:val="00343731"/>
    <w:rsid w:val="00343736"/>
    <w:rsid w:val="0034377F"/>
    <w:rsid w:val="00343D02"/>
    <w:rsid w:val="003461EF"/>
    <w:rsid w:val="00346208"/>
    <w:rsid w:val="003469BF"/>
    <w:rsid w:val="00346E0C"/>
    <w:rsid w:val="003474BF"/>
    <w:rsid w:val="003476DB"/>
    <w:rsid w:val="003478F4"/>
    <w:rsid w:val="00350390"/>
    <w:rsid w:val="003507F0"/>
    <w:rsid w:val="00350DDA"/>
    <w:rsid w:val="00351087"/>
    <w:rsid w:val="00351C45"/>
    <w:rsid w:val="00351F9C"/>
    <w:rsid w:val="0035213A"/>
    <w:rsid w:val="003523D9"/>
    <w:rsid w:val="003523F9"/>
    <w:rsid w:val="003527DC"/>
    <w:rsid w:val="00352DC0"/>
    <w:rsid w:val="0035392E"/>
    <w:rsid w:val="00353A36"/>
    <w:rsid w:val="0035543C"/>
    <w:rsid w:val="00355CA2"/>
    <w:rsid w:val="00355E52"/>
    <w:rsid w:val="0035733B"/>
    <w:rsid w:val="00357740"/>
    <w:rsid w:val="00357AA7"/>
    <w:rsid w:val="00360414"/>
    <w:rsid w:val="003604FE"/>
    <w:rsid w:val="00360629"/>
    <w:rsid w:val="003609BA"/>
    <w:rsid w:val="00360EF2"/>
    <w:rsid w:val="0036146D"/>
    <w:rsid w:val="00361D8F"/>
    <w:rsid w:val="00361FAD"/>
    <w:rsid w:val="0036211A"/>
    <w:rsid w:val="003625F9"/>
    <w:rsid w:val="003626B5"/>
    <w:rsid w:val="00363186"/>
    <w:rsid w:val="0036332F"/>
    <w:rsid w:val="003637CE"/>
    <w:rsid w:val="00363C44"/>
    <w:rsid w:val="003644D2"/>
    <w:rsid w:val="003645CD"/>
    <w:rsid w:val="00364630"/>
    <w:rsid w:val="00364B1E"/>
    <w:rsid w:val="00364DEA"/>
    <w:rsid w:val="003650FD"/>
    <w:rsid w:val="0036510F"/>
    <w:rsid w:val="00365941"/>
    <w:rsid w:val="00365ABF"/>
    <w:rsid w:val="00366455"/>
    <w:rsid w:val="00366EEE"/>
    <w:rsid w:val="00367E98"/>
    <w:rsid w:val="003709CA"/>
    <w:rsid w:val="00370C87"/>
    <w:rsid w:val="0037120D"/>
    <w:rsid w:val="00372496"/>
    <w:rsid w:val="00372708"/>
    <w:rsid w:val="003731F8"/>
    <w:rsid w:val="0037388D"/>
    <w:rsid w:val="00373AC1"/>
    <w:rsid w:val="00373E40"/>
    <w:rsid w:val="00373FF5"/>
    <w:rsid w:val="003745D2"/>
    <w:rsid w:val="00374D53"/>
    <w:rsid w:val="0037516C"/>
    <w:rsid w:val="003753EB"/>
    <w:rsid w:val="00375407"/>
    <w:rsid w:val="00376169"/>
    <w:rsid w:val="00377B73"/>
    <w:rsid w:val="00377C24"/>
    <w:rsid w:val="00377FBA"/>
    <w:rsid w:val="0038070C"/>
    <w:rsid w:val="00380A43"/>
    <w:rsid w:val="00380D2E"/>
    <w:rsid w:val="00381F51"/>
    <w:rsid w:val="00382FDC"/>
    <w:rsid w:val="00383745"/>
    <w:rsid w:val="003843CA"/>
    <w:rsid w:val="0038440C"/>
    <w:rsid w:val="003844EA"/>
    <w:rsid w:val="003844FF"/>
    <w:rsid w:val="00384521"/>
    <w:rsid w:val="00384B27"/>
    <w:rsid w:val="00384BA8"/>
    <w:rsid w:val="0038529F"/>
    <w:rsid w:val="0038601D"/>
    <w:rsid w:val="003865D1"/>
    <w:rsid w:val="003871A9"/>
    <w:rsid w:val="003877AA"/>
    <w:rsid w:val="00390072"/>
    <w:rsid w:val="003905A7"/>
    <w:rsid w:val="00390996"/>
    <w:rsid w:val="0039111B"/>
    <w:rsid w:val="00392426"/>
    <w:rsid w:val="00392CEB"/>
    <w:rsid w:val="0039314C"/>
    <w:rsid w:val="003940D6"/>
    <w:rsid w:val="003951E6"/>
    <w:rsid w:val="0039567F"/>
    <w:rsid w:val="0039606D"/>
    <w:rsid w:val="00396B6D"/>
    <w:rsid w:val="003A0930"/>
    <w:rsid w:val="003A0AD4"/>
    <w:rsid w:val="003A14FF"/>
    <w:rsid w:val="003A1C42"/>
    <w:rsid w:val="003A1D67"/>
    <w:rsid w:val="003A233B"/>
    <w:rsid w:val="003A33A0"/>
    <w:rsid w:val="003A3DC6"/>
    <w:rsid w:val="003A4306"/>
    <w:rsid w:val="003A456D"/>
    <w:rsid w:val="003A4E5F"/>
    <w:rsid w:val="003A55B4"/>
    <w:rsid w:val="003A580A"/>
    <w:rsid w:val="003A5B2E"/>
    <w:rsid w:val="003A662B"/>
    <w:rsid w:val="003A66D4"/>
    <w:rsid w:val="003A6AC4"/>
    <w:rsid w:val="003A7A11"/>
    <w:rsid w:val="003A7F12"/>
    <w:rsid w:val="003B0568"/>
    <w:rsid w:val="003B169F"/>
    <w:rsid w:val="003B27F5"/>
    <w:rsid w:val="003B2B2C"/>
    <w:rsid w:val="003B32DF"/>
    <w:rsid w:val="003B3694"/>
    <w:rsid w:val="003B3A16"/>
    <w:rsid w:val="003B3A99"/>
    <w:rsid w:val="003B4B09"/>
    <w:rsid w:val="003B5614"/>
    <w:rsid w:val="003B5924"/>
    <w:rsid w:val="003B62FD"/>
    <w:rsid w:val="003B6477"/>
    <w:rsid w:val="003B6C59"/>
    <w:rsid w:val="003B7043"/>
    <w:rsid w:val="003B7167"/>
    <w:rsid w:val="003B792B"/>
    <w:rsid w:val="003B7FB5"/>
    <w:rsid w:val="003C073D"/>
    <w:rsid w:val="003C0796"/>
    <w:rsid w:val="003C094F"/>
    <w:rsid w:val="003C1518"/>
    <w:rsid w:val="003C248E"/>
    <w:rsid w:val="003C2D3E"/>
    <w:rsid w:val="003C3B41"/>
    <w:rsid w:val="003C4897"/>
    <w:rsid w:val="003C4DAD"/>
    <w:rsid w:val="003C5351"/>
    <w:rsid w:val="003C5B8F"/>
    <w:rsid w:val="003C5E4F"/>
    <w:rsid w:val="003C6852"/>
    <w:rsid w:val="003C6DD4"/>
    <w:rsid w:val="003C7011"/>
    <w:rsid w:val="003C7F15"/>
    <w:rsid w:val="003D0A5B"/>
    <w:rsid w:val="003D17C8"/>
    <w:rsid w:val="003D216B"/>
    <w:rsid w:val="003D24FA"/>
    <w:rsid w:val="003D2B7F"/>
    <w:rsid w:val="003D2C11"/>
    <w:rsid w:val="003D2E16"/>
    <w:rsid w:val="003D2F88"/>
    <w:rsid w:val="003D3B65"/>
    <w:rsid w:val="003D3C8A"/>
    <w:rsid w:val="003D3DE8"/>
    <w:rsid w:val="003D3FE3"/>
    <w:rsid w:val="003D4109"/>
    <w:rsid w:val="003D512A"/>
    <w:rsid w:val="003D66D3"/>
    <w:rsid w:val="003D6C5F"/>
    <w:rsid w:val="003D7983"/>
    <w:rsid w:val="003D7E74"/>
    <w:rsid w:val="003E00C8"/>
    <w:rsid w:val="003E010D"/>
    <w:rsid w:val="003E054B"/>
    <w:rsid w:val="003E0D00"/>
    <w:rsid w:val="003E0DBE"/>
    <w:rsid w:val="003E1101"/>
    <w:rsid w:val="003E116D"/>
    <w:rsid w:val="003E222F"/>
    <w:rsid w:val="003E2674"/>
    <w:rsid w:val="003E30CE"/>
    <w:rsid w:val="003E3345"/>
    <w:rsid w:val="003E4605"/>
    <w:rsid w:val="003E49D5"/>
    <w:rsid w:val="003E5ACC"/>
    <w:rsid w:val="003E6AA1"/>
    <w:rsid w:val="003E72E5"/>
    <w:rsid w:val="003E792A"/>
    <w:rsid w:val="003E799D"/>
    <w:rsid w:val="003E7F27"/>
    <w:rsid w:val="003F01F0"/>
    <w:rsid w:val="003F041C"/>
    <w:rsid w:val="003F09ED"/>
    <w:rsid w:val="003F1205"/>
    <w:rsid w:val="003F2575"/>
    <w:rsid w:val="003F274D"/>
    <w:rsid w:val="003F2862"/>
    <w:rsid w:val="003F2E4F"/>
    <w:rsid w:val="003F3058"/>
    <w:rsid w:val="003F4056"/>
    <w:rsid w:val="003F450F"/>
    <w:rsid w:val="003F5CAE"/>
    <w:rsid w:val="003F61A5"/>
    <w:rsid w:val="003F699E"/>
    <w:rsid w:val="003F719E"/>
    <w:rsid w:val="004000CB"/>
    <w:rsid w:val="00400529"/>
    <w:rsid w:val="004018E0"/>
    <w:rsid w:val="0040205C"/>
    <w:rsid w:val="00403F85"/>
    <w:rsid w:val="0040593C"/>
    <w:rsid w:val="00406591"/>
    <w:rsid w:val="00406697"/>
    <w:rsid w:val="00407616"/>
    <w:rsid w:val="0040772B"/>
    <w:rsid w:val="00407966"/>
    <w:rsid w:val="00407CDF"/>
    <w:rsid w:val="0041093B"/>
    <w:rsid w:val="00410B95"/>
    <w:rsid w:val="0041104B"/>
    <w:rsid w:val="0041146F"/>
    <w:rsid w:val="0041160A"/>
    <w:rsid w:val="00412DF6"/>
    <w:rsid w:val="00413140"/>
    <w:rsid w:val="004133C1"/>
    <w:rsid w:val="00413424"/>
    <w:rsid w:val="00414604"/>
    <w:rsid w:val="004146E1"/>
    <w:rsid w:val="00415074"/>
    <w:rsid w:val="0041558D"/>
    <w:rsid w:val="00416ACA"/>
    <w:rsid w:val="00417B5C"/>
    <w:rsid w:val="00417E17"/>
    <w:rsid w:val="00417FA5"/>
    <w:rsid w:val="004208D6"/>
    <w:rsid w:val="00420ACE"/>
    <w:rsid w:val="00420FB6"/>
    <w:rsid w:val="00421136"/>
    <w:rsid w:val="00421148"/>
    <w:rsid w:val="00421B69"/>
    <w:rsid w:val="00421D92"/>
    <w:rsid w:val="00421DD4"/>
    <w:rsid w:val="00422053"/>
    <w:rsid w:val="00422277"/>
    <w:rsid w:val="00422F00"/>
    <w:rsid w:val="004232A6"/>
    <w:rsid w:val="00423443"/>
    <w:rsid w:val="00423558"/>
    <w:rsid w:val="00423640"/>
    <w:rsid w:val="00423B6F"/>
    <w:rsid w:val="00423CC9"/>
    <w:rsid w:val="00425AFB"/>
    <w:rsid w:val="00425C58"/>
    <w:rsid w:val="00425E6B"/>
    <w:rsid w:val="00426CC2"/>
    <w:rsid w:val="00427644"/>
    <w:rsid w:val="00427757"/>
    <w:rsid w:val="00427B03"/>
    <w:rsid w:val="00430885"/>
    <w:rsid w:val="00430D30"/>
    <w:rsid w:val="004312CD"/>
    <w:rsid w:val="00431A01"/>
    <w:rsid w:val="00431B1C"/>
    <w:rsid w:val="00431C71"/>
    <w:rsid w:val="004354CE"/>
    <w:rsid w:val="004359D3"/>
    <w:rsid w:val="0043602C"/>
    <w:rsid w:val="00436412"/>
    <w:rsid w:val="00436B24"/>
    <w:rsid w:val="0043788F"/>
    <w:rsid w:val="00437AFC"/>
    <w:rsid w:val="00440262"/>
    <w:rsid w:val="004403CE"/>
    <w:rsid w:val="004412A0"/>
    <w:rsid w:val="004427D2"/>
    <w:rsid w:val="00443CE6"/>
    <w:rsid w:val="00443FC5"/>
    <w:rsid w:val="0044491F"/>
    <w:rsid w:val="00445CDE"/>
    <w:rsid w:val="0044688C"/>
    <w:rsid w:val="00447BC1"/>
    <w:rsid w:val="00447C49"/>
    <w:rsid w:val="0045056D"/>
    <w:rsid w:val="00451358"/>
    <w:rsid w:val="00451828"/>
    <w:rsid w:val="00452B5C"/>
    <w:rsid w:val="00452F0C"/>
    <w:rsid w:val="004531D5"/>
    <w:rsid w:val="00453498"/>
    <w:rsid w:val="00453809"/>
    <w:rsid w:val="00453845"/>
    <w:rsid w:val="00453904"/>
    <w:rsid w:val="004547B1"/>
    <w:rsid w:val="00456A72"/>
    <w:rsid w:val="00456AB6"/>
    <w:rsid w:val="00456E2B"/>
    <w:rsid w:val="00457687"/>
    <w:rsid w:val="00457B38"/>
    <w:rsid w:val="00461354"/>
    <w:rsid w:val="00461566"/>
    <w:rsid w:val="0046169A"/>
    <w:rsid w:val="00461C81"/>
    <w:rsid w:val="00462AB1"/>
    <w:rsid w:val="00462E14"/>
    <w:rsid w:val="004634C2"/>
    <w:rsid w:val="004635D9"/>
    <w:rsid w:val="004647E6"/>
    <w:rsid w:val="00464A7F"/>
    <w:rsid w:val="00464AAE"/>
    <w:rsid w:val="004678D0"/>
    <w:rsid w:val="00467B18"/>
    <w:rsid w:val="00467E2A"/>
    <w:rsid w:val="0047023A"/>
    <w:rsid w:val="004702F7"/>
    <w:rsid w:val="00470353"/>
    <w:rsid w:val="004708FB"/>
    <w:rsid w:val="004716BA"/>
    <w:rsid w:val="00471BEE"/>
    <w:rsid w:val="00471C3C"/>
    <w:rsid w:val="00473151"/>
    <w:rsid w:val="00475786"/>
    <w:rsid w:val="00475A9B"/>
    <w:rsid w:val="00475E70"/>
    <w:rsid w:val="004762C1"/>
    <w:rsid w:val="00476323"/>
    <w:rsid w:val="004765A7"/>
    <w:rsid w:val="004771BE"/>
    <w:rsid w:val="004774E6"/>
    <w:rsid w:val="00477FCE"/>
    <w:rsid w:val="004803D2"/>
    <w:rsid w:val="00480A58"/>
    <w:rsid w:val="00481F6B"/>
    <w:rsid w:val="004825BB"/>
    <w:rsid w:val="00483781"/>
    <w:rsid w:val="0048482C"/>
    <w:rsid w:val="00484ED5"/>
    <w:rsid w:val="00484F5D"/>
    <w:rsid w:val="004855D2"/>
    <w:rsid w:val="00485C19"/>
    <w:rsid w:val="00486D45"/>
    <w:rsid w:val="00486ECB"/>
    <w:rsid w:val="00487251"/>
    <w:rsid w:val="004874C4"/>
    <w:rsid w:val="004877B7"/>
    <w:rsid w:val="00487878"/>
    <w:rsid w:val="00491046"/>
    <w:rsid w:val="00491F63"/>
    <w:rsid w:val="00492782"/>
    <w:rsid w:val="004929C0"/>
    <w:rsid w:val="00493CE3"/>
    <w:rsid w:val="00493E81"/>
    <w:rsid w:val="0049427D"/>
    <w:rsid w:val="00494724"/>
    <w:rsid w:val="00494BE5"/>
    <w:rsid w:val="00494C85"/>
    <w:rsid w:val="00495125"/>
    <w:rsid w:val="0049518A"/>
    <w:rsid w:val="004955C3"/>
    <w:rsid w:val="004959F0"/>
    <w:rsid w:val="00496A00"/>
    <w:rsid w:val="00497356"/>
    <w:rsid w:val="00497BAD"/>
    <w:rsid w:val="004A030A"/>
    <w:rsid w:val="004A0426"/>
    <w:rsid w:val="004A044B"/>
    <w:rsid w:val="004A081D"/>
    <w:rsid w:val="004A0BEB"/>
    <w:rsid w:val="004A108F"/>
    <w:rsid w:val="004A1501"/>
    <w:rsid w:val="004A1AB3"/>
    <w:rsid w:val="004A1F8A"/>
    <w:rsid w:val="004A406A"/>
    <w:rsid w:val="004A4461"/>
    <w:rsid w:val="004A4834"/>
    <w:rsid w:val="004A54E7"/>
    <w:rsid w:val="004A5DB5"/>
    <w:rsid w:val="004A5DF0"/>
    <w:rsid w:val="004A603C"/>
    <w:rsid w:val="004A794A"/>
    <w:rsid w:val="004A797C"/>
    <w:rsid w:val="004B0777"/>
    <w:rsid w:val="004B08AD"/>
    <w:rsid w:val="004B4D8E"/>
    <w:rsid w:val="004B4E42"/>
    <w:rsid w:val="004B54BD"/>
    <w:rsid w:val="004B5F06"/>
    <w:rsid w:val="004B5F16"/>
    <w:rsid w:val="004B6158"/>
    <w:rsid w:val="004B6C1E"/>
    <w:rsid w:val="004C03F5"/>
    <w:rsid w:val="004C1488"/>
    <w:rsid w:val="004C166D"/>
    <w:rsid w:val="004C1C57"/>
    <w:rsid w:val="004C1CFE"/>
    <w:rsid w:val="004C1E07"/>
    <w:rsid w:val="004C2A28"/>
    <w:rsid w:val="004C2ACE"/>
    <w:rsid w:val="004C2E6C"/>
    <w:rsid w:val="004C308C"/>
    <w:rsid w:val="004C3C13"/>
    <w:rsid w:val="004C3D94"/>
    <w:rsid w:val="004C417E"/>
    <w:rsid w:val="004C431D"/>
    <w:rsid w:val="004C67C5"/>
    <w:rsid w:val="004C759B"/>
    <w:rsid w:val="004C7B4E"/>
    <w:rsid w:val="004D0E10"/>
    <w:rsid w:val="004D1FB8"/>
    <w:rsid w:val="004D2EF2"/>
    <w:rsid w:val="004D33BE"/>
    <w:rsid w:val="004D445B"/>
    <w:rsid w:val="004D4623"/>
    <w:rsid w:val="004D4768"/>
    <w:rsid w:val="004D4830"/>
    <w:rsid w:val="004D4E51"/>
    <w:rsid w:val="004D4F3E"/>
    <w:rsid w:val="004D52F4"/>
    <w:rsid w:val="004D5B55"/>
    <w:rsid w:val="004D6960"/>
    <w:rsid w:val="004D6AD1"/>
    <w:rsid w:val="004D6F1B"/>
    <w:rsid w:val="004D76A1"/>
    <w:rsid w:val="004D7A62"/>
    <w:rsid w:val="004E1B4B"/>
    <w:rsid w:val="004E1C24"/>
    <w:rsid w:val="004E201C"/>
    <w:rsid w:val="004E2ACB"/>
    <w:rsid w:val="004E2BF4"/>
    <w:rsid w:val="004E4168"/>
    <w:rsid w:val="004E4A73"/>
    <w:rsid w:val="004E55D8"/>
    <w:rsid w:val="004E5778"/>
    <w:rsid w:val="004E6502"/>
    <w:rsid w:val="004E6882"/>
    <w:rsid w:val="004E7E2E"/>
    <w:rsid w:val="004F0EDE"/>
    <w:rsid w:val="004F233B"/>
    <w:rsid w:val="004F2C9D"/>
    <w:rsid w:val="004F30C7"/>
    <w:rsid w:val="004F3E62"/>
    <w:rsid w:val="004F4C6B"/>
    <w:rsid w:val="004F4E4C"/>
    <w:rsid w:val="004F50FA"/>
    <w:rsid w:val="004F519E"/>
    <w:rsid w:val="004F569B"/>
    <w:rsid w:val="004F60F9"/>
    <w:rsid w:val="004F62D8"/>
    <w:rsid w:val="004F6AE3"/>
    <w:rsid w:val="004F6BDE"/>
    <w:rsid w:val="004F748B"/>
    <w:rsid w:val="004F775E"/>
    <w:rsid w:val="004F7D07"/>
    <w:rsid w:val="00500F77"/>
    <w:rsid w:val="0050123A"/>
    <w:rsid w:val="00501390"/>
    <w:rsid w:val="0050158A"/>
    <w:rsid w:val="005023F6"/>
    <w:rsid w:val="00502A9A"/>
    <w:rsid w:val="00502C4C"/>
    <w:rsid w:val="005045C8"/>
    <w:rsid w:val="0050544D"/>
    <w:rsid w:val="00505B79"/>
    <w:rsid w:val="00506077"/>
    <w:rsid w:val="0050651D"/>
    <w:rsid w:val="0050708F"/>
    <w:rsid w:val="00507FE6"/>
    <w:rsid w:val="00511340"/>
    <w:rsid w:val="005119CE"/>
    <w:rsid w:val="00512360"/>
    <w:rsid w:val="00514404"/>
    <w:rsid w:val="005150A5"/>
    <w:rsid w:val="005154DC"/>
    <w:rsid w:val="00515633"/>
    <w:rsid w:val="0051683E"/>
    <w:rsid w:val="0051775E"/>
    <w:rsid w:val="005178CF"/>
    <w:rsid w:val="0052050E"/>
    <w:rsid w:val="0052097E"/>
    <w:rsid w:val="00521719"/>
    <w:rsid w:val="00521CCA"/>
    <w:rsid w:val="005223D0"/>
    <w:rsid w:val="00522AE3"/>
    <w:rsid w:val="005231EF"/>
    <w:rsid w:val="00524FE2"/>
    <w:rsid w:val="0052529D"/>
    <w:rsid w:val="005253AA"/>
    <w:rsid w:val="005257B0"/>
    <w:rsid w:val="00525841"/>
    <w:rsid w:val="0052609E"/>
    <w:rsid w:val="0052702F"/>
    <w:rsid w:val="00527BE4"/>
    <w:rsid w:val="0053053A"/>
    <w:rsid w:val="00530614"/>
    <w:rsid w:val="0053100B"/>
    <w:rsid w:val="005318D4"/>
    <w:rsid w:val="00531A31"/>
    <w:rsid w:val="00531C79"/>
    <w:rsid w:val="00532634"/>
    <w:rsid w:val="005327E8"/>
    <w:rsid w:val="00532E39"/>
    <w:rsid w:val="0053380D"/>
    <w:rsid w:val="005343E7"/>
    <w:rsid w:val="00534A9F"/>
    <w:rsid w:val="00534F90"/>
    <w:rsid w:val="00535170"/>
    <w:rsid w:val="005354BB"/>
    <w:rsid w:val="00536C28"/>
    <w:rsid w:val="00537833"/>
    <w:rsid w:val="00540109"/>
    <w:rsid w:val="00540A31"/>
    <w:rsid w:val="00540A83"/>
    <w:rsid w:val="00540C4C"/>
    <w:rsid w:val="00540DE6"/>
    <w:rsid w:val="00541E62"/>
    <w:rsid w:val="005425F6"/>
    <w:rsid w:val="00543C00"/>
    <w:rsid w:val="00544944"/>
    <w:rsid w:val="00544A26"/>
    <w:rsid w:val="0054500F"/>
    <w:rsid w:val="005451DD"/>
    <w:rsid w:val="005452F1"/>
    <w:rsid w:val="00545468"/>
    <w:rsid w:val="0054561D"/>
    <w:rsid w:val="005459F8"/>
    <w:rsid w:val="0054695F"/>
    <w:rsid w:val="00546E3A"/>
    <w:rsid w:val="00547463"/>
    <w:rsid w:val="0054783B"/>
    <w:rsid w:val="00547B0F"/>
    <w:rsid w:val="00547DBC"/>
    <w:rsid w:val="005505EA"/>
    <w:rsid w:val="00550813"/>
    <w:rsid w:val="00551129"/>
    <w:rsid w:val="00552305"/>
    <w:rsid w:val="0055313B"/>
    <w:rsid w:val="00553936"/>
    <w:rsid w:val="00556414"/>
    <w:rsid w:val="00557EE0"/>
    <w:rsid w:val="005605F3"/>
    <w:rsid w:val="00560D67"/>
    <w:rsid w:val="0056156E"/>
    <w:rsid w:val="00562327"/>
    <w:rsid w:val="00562D6D"/>
    <w:rsid w:val="00564A06"/>
    <w:rsid w:val="00564B86"/>
    <w:rsid w:val="0056555F"/>
    <w:rsid w:val="00565F89"/>
    <w:rsid w:val="00566A85"/>
    <w:rsid w:val="00566CC7"/>
    <w:rsid w:val="00566D3A"/>
    <w:rsid w:val="005673B6"/>
    <w:rsid w:val="00567640"/>
    <w:rsid w:val="00570108"/>
    <w:rsid w:val="005709F8"/>
    <w:rsid w:val="005720B2"/>
    <w:rsid w:val="0057265D"/>
    <w:rsid w:val="005726F0"/>
    <w:rsid w:val="00572C11"/>
    <w:rsid w:val="005732CA"/>
    <w:rsid w:val="0057389A"/>
    <w:rsid w:val="00573A2E"/>
    <w:rsid w:val="00573D71"/>
    <w:rsid w:val="00574711"/>
    <w:rsid w:val="00575221"/>
    <w:rsid w:val="005752F5"/>
    <w:rsid w:val="00577CE4"/>
    <w:rsid w:val="00580B40"/>
    <w:rsid w:val="0058166C"/>
    <w:rsid w:val="00581C21"/>
    <w:rsid w:val="0058202A"/>
    <w:rsid w:val="0058281C"/>
    <w:rsid w:val="00582B44"/>
    <w:rsid w:val="00585AEE"/>
    <w:rsid w:val="00585EC0"/>
    <w:rsid w:val="005869D8"/>
    <w:rsid w:val="00586A16"/>
    <w:rsid w:val="00586CE0"/>
    <w:rsid w:val="00587A91"/>
    <w:rsid w:val="00587B1B"/>
    <w:rsid w:val="00587F3B"/>
    <w:rsid w:val="005903FA"/>
    <w:rsid w:val="005906BA"/>
    <w:rsid w:val="005906E5"/>
    <w:rsid w:val="00590BD8"/>
    <w:rsid w:val="00591A46"/>
    <w:rsid w:val="00592BA7"/>
    <w:rsid w:val="00592E7E"/>
    <w:rsid w:val="00593CDE"/>
    <w:rsid w:val="0059401E"/>
    <w:rsid w:val="00594236"/>
    <w:rsid w:val="00594741"/>
    <w:rsid w:val="0059485A"/>
    <w:rsid w:val="005948A6"/>
    <w:rsid w:val="00595CB1"/>
    <w:rsid w:val="00596051"/>
    <w:rsid w:val="0059625A"/>
    <w:rsid w:val="005965FE"/>
    <w:rsid w:val="00596AC4"/>
    <w:rsid w:val="0059722A"/>
    <w:rsid w:val="00597DF9"/>
    <w:rsid w:val="00597ECC"/>
    <w:rsid w:val="00597F27"/>
    <w:rsid w:val="005A0944"/>
    <w:rsid w:val="005A0A7A"/>
    <w:rsid w:val="005A0D0E"/>
    <w:rsid w:val="005A0FE3"/>
    <w:rsid w:val="005A1081"/>
    <w:rsid w:val="005A1D28"/>
    <w:rsid w:val="005A1EB5"/>
    <w:rsid w:val="005A1F92"/>
    <w:rsid w:val="005A22FA"/>
    <w:rsid w:val="005A2A90"/>
    <w:rsid w:val="005A2B69"/>
    <w:rsid w:val="005A2E8B"/>
    <w:rsid w:val="005A345F"/>
    <w:rsid w:val="005A358E"/>
    <w:rsid w:val="005A3B65"/>
    <w:rsid w:val="005A5595"/>
    <w:rsid w:val="005A56E8"/>
    <w:rsid w:val="005A6284"/>
    <w:rsid w:val="005A6A36"/>
    <w:rsid w:val="005A6F3F"/>
    <w:rsid w:val="005B036F"/>
    <w:rsid w:val="005B0502"/>
    <w:rsid w:val="005B056B"/>
    <w:rsid w:val="005B05CC"/>
    <w:rsid w:val="005B05D6"/>
    <w:rsid w:val="005B0CD7"/>
    <w:rsid w:val="005B16B9"/>
    <w:rsid w:val="005B221B"/>
    <w:rsid w:val="005B27FD"/>
    <w:rsid w:val="005B2810"/>
    <w:rsid w:val="005B320D"/>
    <w:rsid w:val="005B3642"/>
    <w:rsid w:val="005B36CC"/>
    <w:rsid w:val="005B37B3"/>
    <w:rsid w:val="005B3CC2"/>
    <w:rsid w:val="005B43DA"/>
    <w:rsid w:val="005B476C"/>
    <w:rsid w:val="005B485B"/>
    <w:rsid w:val="005B4C81"/>
    <w:rsid w:val="005B544A"/>
    <w:rsid w:val="005B54CB"/>
    <w:rsid w:val="005B5773"/>
    <w:rsid w:val="005B5E55"/>
    <w:rsid w:val="005B6385"/>
    <w:rsid w:val="005B6ACC"/>
    <w:rsid w:val="005C12EC"/>
    <w:rsid w:val="005C14D1"/>
    <w:rsid w:val="005C1C09"/>
    <w:rsid w:val="005C2423"/>
    <w:rsid w:val="005C2A34"/>
    <w:rsid w:val="005C2C39"/>
    <w:rsid w:val="005C2DBC"/>
    <w:rsid w:val="005C3003"/>
    <w:rsid w:val="005C3114"/>
    <w:rsid w:val="005C33A4"/>
    <w:rsid w:val="005C36CE"/>
    <w:rsid w:val="005C37C8"/>
    <w:rsid w:val="005C3896"/>
    <w:rsid w:val="005C4535"/>
    <w:rsid w:val="005C58F1"/>
    <w:rsid w:val="005C62E3"/>
    <w:rsid w:val="005C66D8"/>
    <w:rsid w:val="005C6BB0"/>
    <w:rsid w:val="005C6EFA"/>
    <w:rsid w:val="005C7104"/>
    <w:rsid w:val="005C7DD9"/>
    <w:rsid w:val="005D0290"/>
    <w:rsid w:val="005D03C2"/>
    <w:rsid w:val="005D088E"/>
    <w:rsid w:val="005D08B3"/>
    <w:rsid w:val="005D0F86"/>
    <w:rsid w:val="005D214B"/>
    <w:rsid w:val="005D24F6"/>
    <w:rsid w:val="005D3018"/>
    <w:rsid w:val="005D4215"/>
    <w:rsid w:val="005D440F"/>
    <w:rsid w:val="005D4456"/>
    <w:rsid w:val="005D4FD0"/>
    <w:rsid w:val="005D5365"/>
    <w:rsid w:val="005D54D0"/>
    <w:rsid w:val="005D56C6"/>
    <w:rsid w:val="005D5C3C"/>
    <w:rsid w:val="005D6738"/>
    <w:rsid w:val="005D67B1"/>
    <w:rsid w:val="005D6B5A"/>
    <w:rsid w:val="005D717A"/>
    <w:rsid w:val="005D75DC"/>
    <w:rsid w:val="005E0075"/>
    <w:rsid w:val="005E0EF5"/>
    <w:rsid w:val="005E0F7B"/>
    <w:rsid w:val="005E1368"/>
    <w:rsid w:val="005E15CC"/>
    <w:rsid w:val="005E162E"/>
    <w:rsid w:val="005E1A99"/>
    <w:rsid w:val="005E271C"/>
    <w:rsid w:val="005E305A"/>
    <w:rsid w:val="005E3422"/>
    <w:rsid w:val="005E34D7"/>
    <w:rsid w:val="005E36F4"/>
    <w:rsid w:val="005E6629"/>
    <w:rsid w:val="005E66F0"/>
    <w:rsid w:val="005E70A1"/>
    <w:rsid w:val="005F0A3A"/>
    <w:rsid w:val="005F1A5D"/>
    <w:rsid w:val="005F1DB7"/>
    <w:rsid w:val="005F2BBF"/>
    <w:rsid w:val="005F31CE"/>
    <w:rsid w:val="005F3C80"/>
    <w:rsid w:val="005F4B0C"/>
    <w:rsid w:val="005F4F5B"/>
    <w:rsid w:val="005F51DE"/>
    <w:rsid w:val="005F5211"/>
    <w:rsid w:val="005F58DE"/>
    <w:rsid w:val="005F694D"/>
    <w:rsid w:val="005F7503"/>
    <w:rsid w:val="005F798E"/>
    <w:rsid w:val="005F7BAC"/>
    <w:rsid w:val="006001ED"/>
    <w:rsid w:val="00600526"/>
    <w:rsid w:val="00600D62"/>
    <w:rsid w:val="0060134F"/>
    <w:rsid w:val="0060150A"/>
    <w:rsid w:val="006021A3"/>
    <w:rsid w:val="00602D33"/>
    <w:rsid w:val="00603ABD"/>
    <w:rsid w:val="00603F29"/>
    <w:rsid w:val="00604DFA"/>
    <w:rsid w:val="00604E9F"/>
    <w:rsid w:val="00606237"/>
    <w:rsid w:val="00606BCB"/>
    <w:rsid w:val="00607E9E"/>
    <w:rsid w:val="00607EF9"/>
    <w:rsid w:val="006103E0"/>
    <w:rsid w:val="00611635"/>
    <w:rsid w:val="00611670"/>
    <w:rsid w:val="006118DA"/>
    <w:rsid w:val="006132CA"/>
    <w:rsid w:val="006135CD"/>
    <w:rsid w:val="006140C5"/>
    <w:rsid w:val="006144CA"/>
    <w:rsid w:val="00614DB0"/>
    <w:rsid w:val="00615352"/>
    <w:rsid w:val="00616906"/>
    <w:rsid w:val="00616D70"/>
    <w:rsid w:val="006170F9"/>
    <w:rsid w:val="00617FAD"/>
    <w:rsid w:val="006200D6"/>
    <w:rsid w:val="00620AF2"/>
    <w:rsid w:val="00621345"/>
    <w:rsid w:val="0062137F"/>
    <w:rsid w:val="0062151D"/>
    <w:rsid w:val="00621703"/>
    <w:rsid w:val="00621CEE"/>
    <w:rsid w:val="00622041"/>
    <w:rsid w:val="006229E5"/>
    <w:rsid w:val="00622A52"/>
    <w:rsid w:val="0062337F"/>
    <w:rsid w:val="0062356E"/>
    <w:rsid w:val="0062377B"/>
    <w:rsid w:val="00623DAE"/>
    <w:rsid w:val="006248C3"/>
    <w:rsid w:val="00625728"/>
    <w:rsid w:val="0062616D"/>
    <w:rsid w:val="006264C2"/>
    <w:rsid w:val="00626BA2"/>
    <w:rsid w:val="00626D5A"/>
    <w:rsid w:val="006272C1"/>
    <w:rsid w:val="00627718"/>
    <w:rsid w:val="00627E03"/>
    <w:rsid w:val="006306B0"/>
    <w:rsid w:val="00630BD9"/>
    <w:rsid w:val="00630CD7"/>
    <w:rsid w:val="0063162F"/>
    <w:rsid w:val="006322FE"/>
    <w:rsid w:val="00632620"/>
    <w:rsid w:val="00632EE1"/>
    <w:rsid w:val="00632FC3"/>
    <w:rsid w:val="00633B84"/>
    <w:rsid w:val="0063411C"/>
    <w:rsid w:val="006347D4"/>
    <w:rsid w:val="00634843"/>
    <w:rsid w:val="00636075"/>
    <w:rsid w:val="006365EA"/>
    <w:rsid w:val="0063668A"/>
    <w:rsid w:val="00636A04"/>
    <w:rsid w:val="00637AF7"/>
    <w:rsid w:val="00637D4F"/>
    <w:rsid w:val="00640449"/>
    <w:rsid w:val="00640C3A"/>
    <w:rsid w:val="00640F12"/>
    <w:rsid w:val="006410EB"/>
    <w:rsid w:val="00641A5E"/>
    <w:rsid w:val="006420CF"/>
    <w:rsid w:val="0064212E"/>
    <w:rsid w:val="00643D75"/>
    <w:rsid w:val="00644C59"/>
    <w:rsid w:val="00644E81"/>
    <w:rsid w:val="0064534B"/>
    <w:rsid w:val="00645385"/>
    <w:rsid w:val="0064556E"/>
    <w:rsid w:val="006455EC"/>
    <w:rsid w:val="00645DC3"/>
    <w:rsid w:val="00646102"/>
    <w:rsid w:val="0064665B"/>
    <w:rsid w:val="00646839"/>
    <w:rsid w:val="00646AFA"/>
    <w:rsid w:val="00646DD4"/>
    <w:rsid w:val="0064730E"/>
    <w:rsid w:val="00647DC5"/>
    <w:rsid w:val="00647FB7"/>
    <w:rsid w:val="00650848"/>
    <w:rsid w:val="00650D2B"/>
    <w:rsid w:val="006510B0"/>
    <w:rsid w:val="00651184"/>
    <w:rsid w:val="00651C18"/>
    <w:rsid w:val="006521C1"/>
    <w:rsid w:val="00652738"/>
    <w:rsid w:val="00652945"/>
    <w:rsid w:val="00652B77"/>
    <w:rsid w:val="00653115"/>
    <w:rsid w:val="006543AD"/>
    <w:rsid w:val="0065480D"/>
    <w:rsid w:val="00654BAF"/>
    <w:rsid w:val="0065551F"/>
    <w:rsid w:val="0065580F"/>
    <w:rsid w:val="00656387"/>
    <w:rsid w:val="0065638D"/>
    <w:rsid w:val="0065658C"/>
    <w:rsid w:val="00656D44"/>
    <w:rsid w:val="0066081E"/>
    <w:rsid w:val="00660A4F"/>
    <w:rsid w:val="00660C11"/>
    <w:rsid w:val="00660DAD"/>
    <w:rsid w:val="006610D2"/>
    <w:rsid w:val="006612DD"/>
    <w:rsid w:val="0066227B"/>
    <w:rsid w:val="006623FF"/>
    <w:rsid w:val="006627E6"/>
    <w:rsid w:val="006629BE"/>
    <w:rsid w:val="00663101"/>
    <w:rsid w:val="006635CB"/>
    <w:rsid w:val="006656FF"/>
    <w:rsid w:val="00665912"/>
    <w:rsid w:val="00665BAF"/>
    <w:rsid w:val="00666033"/>
    <w:rsid w:val="00666463"/>
    <w:rsid w:val="00666D31"/>
    <w:rsid w:val="00667F59"/>
    <w:rsid w:val="006705C9"/>
    <w:rsid w:val="006707C9"/>
    <w:rsid w:val="006709B4"/>
    <w:rsid w:val="00670E9F"/>
    <w:rsid w:val="00672EEB"/>
    <w:rsid w:val="006735E6"/>
    <w:rsid w:val="006744C7"/>
    <w:rsid w:val="006748AA"/>
    <w:rsid w:val="00674A2D"/>
    <w:rsid w:val="00675E59"/>
    <w:rsid w:val="0067692D"/>
    <w:rsid w:val="00677A82"/>
    <w:rsid w:val="00677AC7"/>
    <w:rsid w:val="00678DE3"/>
    <w:rsid w:val="00680188"/>
    <w:rsid w:val="006809AD"/>
    <w:rsid w:val="006822C6"/>
    <w:rsid w:val="0068250A"/>
    <w:rsid w:val="00682526"/>
    <w:rsid w:val="006825A4"/>
    <w:rsid w:val="0068317B"/>
    <w:rsid w:val="00683EC6"/>
    <w:rsid w:val="006851B9"/>
    <w:rsid w:val="00685453"/>
    <w:rsid w:val="00685F34"/>
    <w:rsid w:val="006874F0"/>
    <w:rsid w:val="00687EDC"/>
    <w:rsid w:val="00687F2E"/>
    <w:rsid w:val="006900DF"/>
    <w:rsid w:val="006907DB"/>
    <w:rsid w:val="00691317"/>
    <w:rsid w:val="00691AF0"/>
    <w:rsid w:val="00692441"/>
    <w:rsid w:val="00692B93"/>
    <w:rsid w:val="00692E89"/>
    <w:rsid w:val="00693C9B"/>
    <w:rsid w:val="00694FF8"/>
    <w:rsid w:val="00695377"/>
    <w:rsid w:val="00695916"/>
    <w:rsid w:val="006964F4"/>
    <w:rsid w:val="006965EB"/>
    <w:rsid w:val="00697813"/>
    <w:rsid w:val="006A0874"/>
    <w:rsid w:val="006A0FF7"/>
    <w:rsid w:val="006A1436"/>
    <w:rsid w:val="006A17E8"/>
    <w:rsid w:val="006A1E0A"/>
    <w:rsid w:val="006A1ED8"/>
    <w:rsid w:val="006A216C"/>
    <w:rsid w:val="006A22E8"/>
    <w:rsid w:val="006A22E9"/>
    <w:rsid w:val="006A2E7C"/>
    <w:rsid w:val="006A3BA9"/>
    <w:rsid w:val="006A3CE1"/>
    <w:rsid w:val="006A415D"/>
    <w:rsid w:val="006A4371"/>
    <w:rsid w:val="006A5DF0"/>
    <w:rsid w:val="006A5E4B"/>
    <w:rsid w:val="006A68C0"/>
    <w:rsid w:val="006A6EAE"/>
    <w:rsid w:val="006A6FBF"/>
    <w:rsid w:val="006A7AD9"/>
    <w:rsid w:val="006B157D"/>
    <w:rsid w:val="006B185C"/>
    <w:rsid w:val="006B1ABE"/>
    <w:rsid w:val="006B2078"/>
    <w:rsid w:val="006B2334"/>
    <w:rsid w:val="006B2367"/>
    <w:rsid w:val="006B31B5"/>
    <w:rsid w:val="006B44FA"/>
    <w:rsid w:val="006B4AB5"/>
    <w:rsid w:val="006B577B"/>
    <w:rsid w:val="006B5C6F"/>
    <w:rsid w:val="006B5F35"/>
    <w:rsid w:val="006B5F7D"/>
    <w:rsid w:val="006B687F"/>
    <w:rsid w:val="006B6A3B"/>
    <w:rsid w:val="006B6B3D"/>
    <w:rsid w:val="006B7123"/>
    <w:rsid w:val="006B7F49"/>
    <w:rsid w:val="006C028C"/>
    <w:rsid w:val="006C06AB"/>
    <w:rsid w:val="006C0C1C"/>
    <w:rsid w:val="006C1011"/>
    <w:rsid w:val="006C1C89"/>
    <w:rsid w:val="006C363F"/>
    <w:rsid w:val="006C37E7"/>
    <w:rsid w:val="006C443B"/>
    <w:rsid w:val="006C44FA"/>
    <w:rsid w:val="006C4D62"/>
    <w:rsid w:val="006C4F08"/>
    <w:rsid w:val="006C5300"/>
    <w:rsid w:val="006C5EEF"/>
    <w:rsid w:val="006C5FBD"/>
    <w:rsid w:val="006C6A18"/>
    <w:rsid w:val="006C79FB"/>
    <w:rsid w:val="006D0125"/>
    <w:rsid w:val="006D041B"/>
    <w:rsid w:val="006D09F0"/>
    <w:rsid w:val="006D1014"/>
    <w:rsid w:val="006D1493"/>
    <w:rsid w:val="006D1A01"/>
    <w:rsid w:val="006D1A11"/>
    <w:rsid w:val="006D1DA2"/>
    <w:rsid w:val="006D29B8"/>
    <w:rsid w:val="006D30EE"/>
    <w:rsid w:val="006D324C"/>
    <w:rsid w:val="006D369D"/>
    <w:rsid w:val="006D487F"/>
    <w:rsid w:val="006D58C1"/>
    <w:rsid w:val="006D65BA"/>
    <w:rsid w:val="006D6DD1"/>
    <w:rsid w:val="006D75E8"/>
    <w:rsid w:val="006D7A5E"/>
    <w:rsid w:val="006D7B31"/>
    <w:rsid w:val="006E02B7"/>
    <w:rsid w:val="006E06B3"/>
    <w:rsid w:val="006E074D"/>
    <w:rsid w:val="006E2C4D"/>
    <w:rsid w:val="006E2DEA"/>
    <w:rsid w:val="006E361E"/>
    <w:rsid w:val="006E486C"/>
    <w:rsid w:val="006E49D0"/>
    <w:rsid w:val="006E64D1"/>
    <w:rsid w:val="006E6908"/>
    <w:rsid w:val="006E6A83"/>
    <w:rsid w:val="006E737C"/>
    <w:rsid w:val="006E7520"/>
    <w:rsid w:val="006E790B"/>
    <w:rsid w:val="006E7D37"/>
    <w:rsid w:val="006F0D9D"/>
    <w:rsid w:val="006F1019"/>
    <w:rsid w:val="006F141C"/>
    <w:rsid w:val="006F16B6"/>
    <w:rsid w:val="006F1790"/>
    <w:rsid w:val="006F2838"/>
    <w:rsid w:val="006F2BF7"/>
    <w:rsid w:val="006F4CC4"/>
    <w:rsid w:val="006F5859"/>
    <w:rsid w:val="006F5C66"/>
    <w:rsid w:val="006F6DCB"/>
    <w:rsid w:val="006F6E90"/>
    <w:rsid w:val="006F6FE0"/>
    <w:rsid w:val="006F75A2"/>
    <w:rsid w:val="006F787A"/>
    <w:rsid w:val="006F7C76"/>
    <w:rsid w:val="006F7DF3"/>
    <w:rsid w:val="0070082E"/>
    <w:rsid w:val="00700A55"/>
    <w:rsid w:val="00700ECF"/>
    <w:rsid w:val="007012AC"/>
    <w:rsid w:val="00701A94"/>
    <w:rsid w:val="00701C6E"/>
    <w:rsid w:val="00701E71"/>
    <w:rsid w:val="007022CD"/>
    <w:rsid w:val="00702A5C"/>
    <w:rsid w:val="00702B9C"/>
    <w:rsid w:val="00703004"/>
    <w:rsid w:val="007040D2"/>
    <w:rsid w:val="00704266"/>
    <w:rsid w:val="00704335"/>
    <w:rsid w:val="007053A3"/>
    <w:rsid w:val="00705704"/>
    <w:rsid w:val="0070596A"/>
    <w:rsid w:val="00706120"/>
    <w:rsid w:val="007075DF"/>
    <w:rsid w:val="007079BD"/>
    <w:rsid w:val="00710442"/>
    <w:rsid w:val="00710510"/>
    <w:rsid w:val="0071189C"/>
    <w:rsid w:val="007124A1"/>
    <w:rsid w:val="00713230"/>
    <w:rsid w:val="007133E1"/>
    <w:rsid w:val="007133E2"/>
    <w:rsid w:val="007137CA"/>
    <w:rsid w:val="0071382F"/>
    <w:rsid w:val="0071404D"/>
    <w:rsid w:val="0071437B"/>
    <w:rsid w:val="00714697"/>
    <w:rsid w:val="007146F6"/>
    <w:rsid w:val="00715CB9"/>
    <w:rsid w:val="00716196"/>
    <w:rsid w:val="00716357"/>
    <w:rsid w:val="00720059"/>
    <w:rsid w:val="00720D8F"/>
    <w:rsid w:val="00721775"/>
    <w:rsid w:val="00721DEF"/>
    <w:rsid w:val="007240B2"/>
    <w:rsid w:val="00724E8C"/>
    <w:rsid w:val="0072501E"/>
    <w:rsid w:val="00725049"/>
    <w:rsid w:val="00725A1B"/>
    <w:rsid w:val="007262CA"/>
    <w:rsid w:val="00726A64"/>
    <w:rsid w:val="00726B2F"/>
    <w:rsid w:val="00727508"/>
    <w:rsid w:val="00727A51"/>
    <w:rsid w:val="00727D56"/>
    <w:rsid w:val="00730097"/>
    <w:rsid w:val="007300F2"/>
    <w:rsid w:val="00730320"/>
    <w:rsid w:val="00730BE5"/>
    <w:rsid w:val="00731260"/>
    <w:rsid w:val="007321D7"/>
    <w:rsid w:val="00732229"/>
    <w:rsid w:val="00732289"/>
    <w:rsid w:val="007327D4"/>
    <w:rsid w:val="00732889"/>
    <w:rsid w:val="00732AEB"/>
    <w:rsid w:val="00732EE8"/>
    <w:rsid w:val="00732EFA"/>
    <w:rsid w:val="0073304D"/>
    <w:rsid w:val="00733056"/>
    <w:rsid w:val="00734688"/>
    <w:rsid w:val="00734936"/>
    <w:rsid w:val="00734B0E"/>
    <w:rsid w:val="00734D94"/>
    <w:rsid w:val="00735189"/>
    <w:rsid w:val="00735360"/>
    <w:rsid w:val="00735592"/>
    <w:rsid w:val="0073773E"/>
    <w:rsid w:val="00737CDC"/>
    <w:rsid w:val="00740615"/>
    <w:rsid w:val="00740C04"/>
    <w:rsid w:val="007415E5"/>
    <w:rsid w:val="007420D5"/>
    <w:rsid w:val="00742CB6"/>
    <w:rsid w:val="007431CA"/>
    <w:rsid w:val="00743C8F"/>
    <w:rsid w:val="00743DF2"/>
    <w:rsid w:val="00743EA0"/>
    <w:rsid w:val="00743F40"/>
    <w:rsid w:val="00744A51"/>
    <w:rsid w:val="00744AFD"/>
    <w:rsid w:val="00744C33"/>
    <w:rsid w:val="0074535A"/>
    <w:rsid w:val="0074595A"/>
    <w:rsid w:val="007474EF"/>
    <w:rsid w:val="007500BC"/>
    <w:rsid w:val="007509F7"/>
    <w:rsid w:val="00750EE2"/>
    <w:rsid w:val="007531A3"/>
    <w:rsid w:val="00753774"/>
    <w:rsid w:val="00753EE0"/>
    <w:rsid w:val="00754E2E"/>
    <w:rsid w:val="0075523A"/>
    <w:rsid w:val="007553EE"/>
    <w:rsid w:val="007553FB"/>
    <w:rsid w:val="00755DEE"/>
    <w:rsid w:val="00755F56"/>
    <w:rsid w:val="007560E9"/>
    <w:rsid w:val="00756866"/>
    <w:rsid w:val="007577E0"/>
    <w:rsid w:val="00757922"/>
    <w:rsid w:val="00760EC5"/>
    <w:rsid w:val="00761E5A"/>
    <w:rsid w:val="00762746"/>
    <w:rsid w:val="00762809"/>
    <w:rsid w:val="007628EF"/>
    <w:rsid w:val="007637C6"/>
    <w:rsid w:val="0076398A"/>
    <w:rsid w:val="00763D04"/>
    <w:rsid w:val="007642EC"/>
    <w:rsid w:val="00764797"/>
    <w:rsid w:val="00764BDA"/>
    <w:rsid w:val="00764FC4"/>
    <w:rsid w:val="00765138"/>
    <w:rsid w:val="00765570"/>
    <w:rsid w:val="00765708"/>
    <w:rsid w:val="007660C3"/>
    <w:rsid w:val="00766CE7"/>
    <w:rsid w:val="00766FE0"/>
    <w:rsid w:val="00766FE4"/>
    <w:rsid w:val="00767066"/>
    <w:rsid w:val="00767133"/>
    <w:rsid w:val="00767509"/>
    <w:rsid w:val="007704D2"/>
    <w:rsid w:val="007708E5"/>
    <w:rsid w:val="007719BD"/>
    <w:rsid w:val="0077257C"/>
    <w:rsid w:val="007728A5"/>
    <w:rsid w:val="007734EB"/>
    <w:rsid w:val="00773554"/>
    <w:rsid w:val="00773C91"/>
    <w:rsid w:val="00773E5E"/>
    <w:rsid w:val="00773F26"/>
    <w:rsid w:val="00774191"/>
    <w:rsid w:val="007743A7"/>
    <w:rsid w:val="0077491A"/>
    <w:rsid w:val="007750B3"/>
    <w:rsid w:val="007759BC"/>
    <w:rsid w:val="00776838"/>
    <w:rsid w:val="00776F09"/>
    <w:rsid w:val="007771B1"/>
    <w:rsid w:val="00777D51"/>
    <w:rsid w:val="007818F9"/>
    <w:rsid w:val="00782FDF"/>
    <w:rsid w:val="007833EA"/>
    <w:rsid w:val="007839AD"/>
    <w:rsid w:val="007846C4"/>
    <w:rsid w:val="00785B51"/>
    <w:rsid w:val="0078629F"/>
    <w:rsid w:val="007862FB"/>
    <w:rsid w:val="0078728B"/>
    <w:rsid w:val="007872EF"/>
    <w:rsid w:val="007873C1"/>
    <w:rsid w:val="007878CE"/>
    <w:rsid w:val="007900E0"/>
    <w:rsid w:val="0079059D"/>
    <w:rsid w:val="00790FA7"/>
    <w:rsid w:val="007914EF"/>
    <w:rsid w:val="00791632"/>
    <w:rsid w:val="007919F5"/>
    <w:rsid w:val="00792146"/>
    <w:rsid w:val="007926A6"/>
    <w:rsid w:val="00794121"/>
    <w:rsid w:val="00794D45"/>
    <w:rsid w:val="00796F4C"/>
    <w:rsid w:val="00797858"/>
    <w:rsid w:val="007A00A2"/>
    <w:rsid w:val="007A051C"/>
    <w:rsid w:val="007A0F80"/>
    <w:rsid w:val="007A1181"/>
    <w:rsid w:val="007A15DF"/>
    <w:rsid w:val="007A2132"/>
    <w:rsid w:val="007A21EE"/>
    <w:rsid w:val="007A22EE"/>
    <w:rsid w:val="007A244F"/>
    <w:rsid w:val="007A2891"/>
    <w:rsid w:val="007A3957"/>
    <w:rsid w:val="007A4B99"/>
    <w:rsid w:val="007A5338"/>
    <w:rsid w:val="007A5C47"/>
    <w:rsid w:val="007A5CD6"/>
    <w:rsid w:val="007A6248"/>
    <w:rsid w:val="007A696F"/>
    <w:rsid w:val="007A7A1B"/>
    <w:rsid w:val="007A7A78"/>
    <w:rsid w:val="007A7C90"/>
    <w:rsid w:val="007A7D17"/>
    <w:rsid w:val="007B01C5"/>
    <w:rsid w:val="007B033F"/>
    <w:rsid w:val="007B103D"/>
    <w:rsid w:val="007B108B"/>
    <w:rsid w:val="007B134A"/>
    <w:rsid w:val="007B1D6A"/>
    <w:rsid w:val="007B24D6"/>
    <w:rsid w:val="007B2631"/>
    <w:rsid w:val="007B2966"/>
    <w:rsid w:val="007B2AB9"/>
    <w:rsid w:val="007B2B11"/>
    <w:rsid w:val="007B2CB2"/>
    <w:rsid w:val="007B2E82"/>
    <w:rsid w:val="007B35F6"/>
    <w:rsid w:val="007B361E"/>
    <w:rsid w:val="007B3CA4"/>
    <w:rsid w:val="007B418B"/>
    <w:rsid w:val="007B49AA"/>
    <w:rsid w:val="007B4E1D"/>
    <w:rsid w:val="007B561F"/>
    <w:rsid w:val="007B587B"/>
    <w:rsid w:val="007B5F7F"/>
    <w:rsid w:val="007B6472"/>
    <w:rsid w:val="007B78D4"/>
    <w:rsid w:val="007C00EC"/>
    <w:rsid w:val="007C0F26"/>
    <w:rsid w:val="007C142E"/>
    <w:rsid w:val="007C16AF"/>
    <w:rsid w:val="007C1EDA"/>
    <w:rsid w:val="007C1F90"/>
    <w:rsid w:val="007C2243"/>
    <w:rsid w:val="007C34F3"/>
    <w:rsid w:val="007C49DD"/>
    <w:rsid w:val="007C4AF5"/>
    <w:rsid w:val="007C563B"/>
    <w:rsid w:val="007C602C"/>
    <w:rsid w:val="007C6660"/>
    <w:rsid w:val="007C7427"/>
    <w:rsid w:val="007C7FCB"/>
    <w:rsid w:val="007D02CC"/>
    <w:rsid w:val="007D0B25"/>
    <w:rsid w:val="007D0D3F"/>
    <w:rsid w:val="007D12B1"/>
    <w:rsid w:val="007D1924"/>
    <w:rsid w:val="007D1B63"/>
    <w:rsid w:val="007D1CE6"/>
    <w:rsid w:val="007D1FDD"/>
    <w:rsid w:val="007D2637"/>
    <w:rsid w:val="007D28A3"/>
    <w:rsid w:val="007D2C25"/>
    <w:rsid w:val="007D2F4B"/>
    <w:rsid w:val="007D3302"/>
    <w:rsid w:val="007D3689"/>
    <w:rsid w:val="007D4AAC"/>
    <w:rsid w:val="007D5606"/>
    <w:rsid w:val="007D58E5"/>
    <w:rsid w:val="007D70F1"/>
    <w:rsid w:val="007D7972"/>
    <w:rsid w:val="007D7BDB"/>
    <w:rsid w:val="007E0023"/>
    <w:rsid w:val="007E0921"/>
    <w:rsid w:val="007E104E"/>
    <w:rsid w:val="007E1493"/>
    <w:rsid w:val="007E14CA"/>
    <w:rsid w:val="007E1F20"/>
    <w:rsid w:val="007E25BE"/>
    <w:rsid w:val="007E2AE8"/>
    <w:rsid w:val="007E3A74"/>
    <w:rsid w:val="007E3C9A"/>
    <w:rsid w:val="007E4CDC"/>
    <w:rsid w:val="007E4D27"/>
    <w:rsid w:val="007E5102"/>
    <w:rsid w:val="007E649B"/>
    <w:rsid w:val="007E65AD"/>
    <w:rsid w:val="007E66BE"/>
    <w:rsid w:val="007E66C3"/>
    <w:rsid w:val="007E7D80"/>
    <w:rsid w:val="007F06C0"/>
    <w:rsid w:val="007F0D70"/>
    <w:rsid w:val="007F1729"/>
    <w:rsid w:val="007F21C5"/>
    <w:rsid w:val="007F24E0"/>
    <w:rsid w:val="007F2599"/>
    <w:rsid w:val="007F417B"/>
    <w:rsid w:val="007F47D5"/>
    <w:rsid w:val="007F59CE"/>
    <w:rsid w:val="007F68D2"/>
    <w:rsid w:val="007F70C2"/>
    <w:rsid w:val="007F71C7"/>
    <w:rsid w:val="007F754F"/>
    <w:rsid w:val="007F7587"/>
    <w:rsid w:val="007F79A5"/>
    <w:rsid w:val="007F7CD2"/>
    <w:rsid w:val="00800839"/>
    <w:rsid w:val="00801029"/>
    <w:rsid w:val="0080143B"/>
    <w:rsid w:val="00803816"/>
    <w:rsid w:val="00803E1D"/>
    <w:rsid w:val="008046B4"/>
    <w:rsid w:val="00804B82"/>
    <w:rsid w:val="00804CC3"/>
    <w:rsid w:val="008059A0"/>
    <w:rsid w:val="00805A9B"/>
    <w:rsid w:val="00805E7F"/>
    <w:rsid w:val="00806105"/>
    <w:rsid w:val="00806A1B"/>
    <w:rsid w:val="00806A2B"/>
    <w:rsid w:val="00806BE5"/>
    <w:rsid w:val="00807200"/>
    <w:rsid w:val="00807400"/>
    <w:rsid w:val="0081011C"/>
    <w:rsid w:val="0081055A"/>
    <w:rsid w:val="0081064D"/>
    <w:rsid w:val="00810E16"/>
    <w:rsid w:val="008117ED"/>
    <w:rsid w:val="0081180F"/>
    <w:rsid w:val="00812084"/>
    <w:rsid w:val="00812D1D"/>
    <w:rsid w:val="00813071"/>
    <w:rsid w:val="0081321F"/>
    <w:rsid w:val="0081324D"/>
    <w:rsid w:val="0081357B"/>
    <w:rsid w:val="00813618"/>
    <w:rsid w:val="00813867"/>
    <w:rsid w:val="00813A65"/>
    <w:rsid w:val="008142C5"/>
    <w:rsid w:val="008144F9"/>
    <w:rsid w:val="008145EC"/>
    <w:rsid w:val="0081489C"/>
    <w:rsid w:val="0081687D"/>
    <w:rsid w:val="00816C9A"/>
    <w:rsid w:val="00816E63"/>
    <w:rsid w:val="00817555"/>
    <w:rsid w:val="00817A48"/>
    <w:rsid w:val="00820770"/>
    <w:rsid w:val="00820787"/>
    <w:rsid w:val="0082120B"/>
    <w:rsid w:val="00821448"/>
    <w:rsid w:val="00821D36"/>
    <w:rsid w:val="00821E88"/>
    <w:rsid w:val="0082249A"/>
    <w:rsid w:val="00822DE1"/>
    <w:rsid w:val="008238B0"/>
    <w:rsid w:val="00824750"/>
    <w:rsid w:val="00824754"/>
    <w:rsid w:val="0082497D"/>
    <w:rsid w:val="00824B31"/>
    <w:rsid w:val="008257DF"/>
    <w:rsid w:val="0082581F"/>
    <w:rsid w:val="00825AAC"/>
    <w:rsid w:val="00825D95"/>
    <w:rsid w:val="00826A5E"/>
    <w:rsid w:val="00827291"/>
    <w:rsid w:val="008272EE"/>
    <w:rsid w:val="00827B9E"/>
    <w:rsid w:val="00827DCC"/>
    <w:rsid w:val="008300E1"/>
    <w:rsid w:val="008304A4"/>
    <w:rsid w:val="00830A28"/>
    <w:rsid w:val="00830C22"/>
    <w:rsid w:val="00830EB1"/>
    <w:rsid w:val="0083169C"/>
    <w:rsid w:val="00831AE9"/>
    <w:rsid w:val="008328FA"/>
    <w:rsid w:val="00832F5B"/>
    <w:rsid w:val="008337B5"/>
    <w:rsid w:val="008339E1"/>
    <w:rsid w:val="008341D8"/>
    <w:rsid w:val="008344B8"/>
    <w:rsid w:val="00834B1F"/>
    <w:rsid w:val="0083506E"/>
    <w:rsid w:val="008352F7"/>
    <w:rsid w:val="008353B6"/>
    <w:rsid w:val="00835634"/>
    <w:rsid w:val="00835934"/>
    <w:rsid w:val="00835A00"/>
    <w:rsid w:val="008363BF"/>
    <w:rsid w:val="00836D2C"/>
    <w:rsid w:val="00836D42"/>
    <w:rsid w:val="00836FF0"/>
    <w:rsid w:val="008371A2"/>
    <w:rsid w:val="00837318"/>
    <w:rsid w:val="008376B4"/>
    <w:rsid w:val="00841D96"/>
    <w:rsid w:val="00842195"/>
    <w:rsid w:val="00842A4F"/>
    <w:rsid w:val="0084393F"/>
    <w:rsid w:val="00844824"/>
    <w:rsid w:val="00844B74"/>
    <w:rsid w:val="00844ED7"/>
    <w:rsid w:val="00845319"/>
    <w:rsid w:val="008463D8"/>
    <w:rsid w:val="00846849"/>
    <w:rsid w:val="00846AE5"/>
    <w:rsid w:val="00846BFC"/>
    <w:rsid w:val="00847352"/>
    <w:rsid w:val="00847535"/>
    <w:rsid w:val="008476DA"/>
    <w:rsid w:val="008503D6"/>
    <w:rsid w:val="00850832"/>
    <w:rsid w:val="00852B98"/>
    <w:rsid w:val="008536DA"/>
    <w:rsid w:val="00853B7C"/>
    <w:rsid w:val="008542A1"/>
    <w:rsid w:val="008545F5"/>
    <w:rsid w:val="00854DF9"/>
    <w:rsid w:val="00854ED5"/>
    <w:rsid w:val="008572B7"/>
    <w:rsid w:val="008574A7"/>
    <w:rsid w:val="00857DCB"/>
    <w:rsid w:val="00857EA0"/>
    <w:rsid w:val="0086025D"/>
    <w:rsid w:val="00860355"/>
    <w:rsid w:val="00860E1E"/>
    <w:rsid w:val="00860E8D"/>
    <w:rsid w:val="00860FE2"/>
    <w:rsid w:val="008613AD"/>
    <w:rsid w:val="00861AA2"/>
    <w:rsid w:val="00861E9B"/>
    <w:rsid w:val="00862B6D"/>
    <w:rsid w:val="00863984"/>
    <w:rsid w:val="0086427C"/>
    <w:rsid w:val="00864321"/>
    <w:rsid w:val="00864C79"/>
    <w:rsid w:val="00866360"/>
    <w:rsid w:val="008667FE"/>
    <w:rsid w:val="00870341"/>
    <w:rsid w:val="0087053D"/>
    <w:rsid w:val="00870EE7"/>
    <w:rsid w:val="00872057"/>
    <w:rsid w:val="008727FB"/>
    <w:rsid w:val="008736D3"/>
    <w:rsid w:val="00873B2B"/>
    <w:rsid w:val="00873E83"/>
    <w:rsid w:val="00874214"/>
    <w:rsid w:val="008761D5"/>
    <w:rsid w:val="008801A1"/>
    <w:rsid w:val="00880A4C"/>
    <w:rsid w:val="00880F14"/>
    <w:rsid w:val="0088106F"/>
    <w:rsid w:val="008815CF"/>
    <w:rsid w:val="00881605"/>
    <w:rsid w:val="008824AF"/>
    <w:rsid w:val="008826EC"/>
    <w:rsid w:val="00882DBA"/>
    <w:rsid w:val="00882DBE"/>
    <w:rsid w:val="00883290"/>
    <w:rsid w:val="008833F0"/>
    <w:rsid w:val="00883DDD"/>
    <w:rsid w:val="008845D8"/>
    <w:rsid w:val="00884A55"/>
    <w:rsid w:val="00885096"/>
    <w:rsid w:val="00885784"/>
    <w:rsid w:val="00885AF3"/>
    <w:rsid w:val="00886375"/>
    <w:rsid w:val="008865CC"/>
    <w:rsid w:val="00886C1A"/>
    <w:rsid w:val="00886E18"/>
    <w:rsid w:val="00886FBA"/>
    <w:rsid w:val="008876F8"/>
    <w:rsid w:val="00887BA6"/>
    <w:rsid w:val="008903A9"/>
    <w:rsid w:val="00890AA9"/>
    <w:rsid w:val="00891054"/>
    <w:rsid w:val="00892741"/>
    <w:rsid w:val="00892959"/>
    <w:rsid w:val="00892F20"/>
    <w:rsid w:val="00893E04"/>
    <w:rsid w:val="008943A4"/>
    <w:rsid w:val="008951BC"/>
    <w:rsid w:val="008959A7"/>
    <w:rsid w:val="00895E90"/>
    <w:rsid w:val="008963D1"/>
    <w:rsid w:val="00896738"/>
    <w:rsid w:val="008973C6"/>
    <w:rsid w:val="00897941"/>
    <w:rsid w:val="008A01FA"/>
    <w:rsid w:val="008A0523"/>
    <w:rsid w:val="008A0D2A"/>
    <w:rsid w:val="008A0D51"/>
    <w:rsid w:val="008A27C1"/>
    <w:rsid w:val="008A2B82"/>
    <w:rsid w:val="008A2EE9"/>
    <w:rsid w:val="008A3319"/>
    <w:rsid w:val="008A5070"/>
    <w:rsid w:val="008A63DD"/>
    <w:rsid w:val="008A6665"/>
    <w:rsid w:val="008A6FC6"/>
    <w:rsid w:val="008A7455"/>
    <w:rsid w:val="008A75F4"/>
    <w:rsid w:val="008A7C66"/>
    <w:rsid w:val="008A7D68"/>
    <w:rsid w:val="008B0033"/>
    <w:rsid w:val="008B0278"/>
    <w:rsid w:val="008B07D6"/>
    <w:rsid w:val="008B0AD7"/>
    <w:rsid w:val="008B11EB"/>
    <w:rsid w:val="008B1234"/>
    <w:rsid w:val="008B1867"/>
    <w:rsid w:val="008B2E12"/>
    <w:rsid w:val="008B390B"/>
    <w:rsid w:val="008B3F1E"/>
    <w:rsid w:val="008B4B82"/>
    <w:rsid w:val="008B58E4"/>
    <w:rsid w:val="008B62C9"/>
    <w:rsid w:val="008B6716"/>
    <w:rsid w:val="008B6E49"/>
    <w:rsid w:val="008B7903"/>
    <w:rsid w:val="008C067F"/>
    <w:rsid w:val="008C1789"/>
    <w:rsid w:val="008C28A3"/>
    <w:rsid w:val="008C30F9"/>
    <w:rsid w:val="008C4053"/>
    <w:rsid w:val="008C626E"/>
    <w:rsid w:val="008C7051"/>
    <w:rsid w:val="008C712B"/>
    <w:rsid w:val="008C75F0"/>
    <w:rsid w:val="008C761E"/>
    <w:rsid w:val="008D07AE"/>
    <w:rsid w:val="008D29EB"/>
    <w:rsid w:val="008D2E24"/>
    <w:rsid w:val="008D2FD5"/>
    <w:rsid w:val="008D30F7"/>
    <w:rsid w:val="008D3DB6"/>
    <w:rsid w:val="008D4DA2"/>
    <w:rsid w:val="008D4FF6"/>
    <w:rsid w:val="008D6141"/>
    <w:rsid w:val="008D656A"/>
    <w:rsid w:val="008D70FF"/>
    <w:rsid w:val="008E0E91"/>
    <w:rsid w:val="008E1994"/>
    <w:rsid w:val="008E1B85"/>
    <w:rsid w:val="008E2166"/>
    <w:rsid w:val="008E26A6"/>
    <w:rsid w:val="008E2968"/>
    <w:rsid w:val="008E2C3C"/>
    <w:rsid w:val="008E462D"/>
    <w:rsid w:val="008E469C"/>
    <w:rsid w:val="008E49A2"/>
    <w:rsid w:val="008E4DA3"/>
    <w:rsid w:val="008E5671"/>
    <w:rsid w:val="008E5711"/>
    <w:rsid w:val="008E5F25"/>
    <w:rsid w:val="008E6753"/>
    <w:rsid w:val="008E69FB"/>
    <w:rsid w:val="008E6ABB"/>
    <w:rsid w:val="008E6B22"/>
    <w:rsid w:val="008E77C3"/>
    <w:rsid w:val="008F0282"/>
    <w:rsid w:val="008F1ED3"/>
    <w:rsid w:val="008F2651"/>
    <w:rsid w:val="008F35C3"/>
    <w:rsid w:val="008F3646"/>
    <w:rsid w:val="008F37BC"/>
    <w:rsid w:val="008F3B3D"/>
    <w:rsid w:val="008F3F42"/>
    <w:rsid w:val="008F4322"/>
    <w:rsid w:val="008F46F7"/>
    <w:rsid w:val="008F4811"/>
    <w:rsid w:val="008F4AD5"/>
    <w:rsid w:val="008F4CC1"/>
    <w:rsid w:val="008F55EB"/>
    <w:rsid w:val="008F582C"/>
    <w:rsid w:val="008F608E"/>
    <w:rsid w:val="008F63DD"/>
    <w:rsid w:val="008F6763"/>
    <w:rsid w:val="008F7022"/>
    <w:rsid w:val="008F7490"/>
    <w:rsid w:val="008F7D85"/>
    <w:rsid w:val="00900598"/>
    <w:rsid w:val="00900B9F"/>
    <w:rsid w:val="00902328"/>
    <w:rsid w:val="00902DB5"/>
    <w:rsid w:val="00903A4F"/>
    <w:rsid w:val="00903C62"/>
    <w:rsid w:val="00903F74"/>
    <w:rsid w:val="00904BFE"/>
    <w:rsid w:val="009079AF"/>
    <w:rsid w:val="009079E2"/>
    <w:rsid w:val="00907AC4"/>
    <w:rsid w:val="009103CD"/>
    <w:rsid w:val="00910B00"/>
    <w:rsid w:val="009110E2"/>
    <w:rsid w:val="00911534"/>
    <w:rsid w:val="00911772"/>
    <w:rsid w:val="00911795"/>
    <w:rsid w:val="00912D44"/>
    <w:rsid w:val="009134F8"/>
    <w:rsid w:val="00913C14"/>
    <w:rsid w:val="00914CDE"/>
    <w:rsid w:val="00914F82"/>
    <w:rsid w:val="0091515A"/>
    <w:rsid w:val="00915389"/>
    <w:rsid w:val="0091561B"/>
    <w:rsid w:val="00915859"/>
    <w:rsid w:val="00916966"/>
    <w:rsid w:val="009169FD"/>
    <w:rsid w:val="00916B44"/>
    <w:rsid w:val="00916D73"/>
    <w:rsid w:val="00916DDB"/>
    <w:rsid w:val="00916EC7"/>
    <w:rsid w:val="00917A1F"/>
    <w:rsid w:val="00917A3B"/>
    <w:rsid w:val="00920442"/>
    <w:rsid w:val="00920874"/>
    <w:rsid w:val="00921397"/>
    <w:rsid w:val="0092212C"/>
    <w:rsid w:val="00924152"/>
    <w:rsid w:val="00924A40"/>
    <w:rsid w:val="00924A4C"/>
    <w:rsid w:val="00924F9E"/>
    <w:rsid w:val="009256B7"/>
    <w:rsid w:val="00925852"/>
    <w:rsid w:val="00925C7D"/>
    <w:rsid w:val="00925E0E"/>
    <w:rsid w:val="00926471"/>
    <w:rsid w:val="00926A89"/>
    <w:rsid w:val="0092752F"/>
    <w:rsid w:val="009279C6"/>
    <w:rsid w:val="00927B85"/>
    <w:rsid w:val="00927D6B"/>
    <w:rsid w:val="0093047B"/>
    <w:rsid w:val="00930B34"/>
    <w:rsid w:val="00931EA5"/>
    <w:rsid w:val="009321C1"/>
    <w:rsid w:val="00932D80"/>
    <w:rsid w:val="00932F56"/>
    <w:rsid w:val="0093370A"/>
    <w:rsid w:val="009341F6"/>
    <w:rsid w:val="009343D3"/>
    <w:rsid w:val="00934531"/>
    <w:rsid w:val="00934D43"/>
    <w:rsid w:val="00934EB0"/>
    <w:rsid w:val="00934FD8"/>
    <w:rsid w:val="0093502E"/>
    <w:rsid w:val="00935824"/>
    <w:rsid w:val="009358F0"/>
    <w:rsid w:val="00935BCC"/>
    <w:rsid w:val="00935DF8"/>
    <w:rsid w:val="00936640"/>
    <w:rsid w:val="00936FAE"/>
    <w:rsid w:val="00937081"/>
    <w:rsid w:val="0093719E"/>
    <w:rsid w:val="009372B4"/>
    <w:rsid w:val="00937D5D"/>
    <w:rsid w:val="00940CE9"/>
    <w:rsid w:val="00941997"/>
    <w:rsid w:val="009419FF"/>
    <w:rsid w:val="00941FAA"/>
    <w:rsid w:val="009420B9"/>
    <w:rsid w:val="00942675"/>
    <w:rsid w:val="00942C14"/>
    <w:rsid w:val="00942FCB"/>
    <w:rsid w:val="0094426B"/>
    <w:rsid w:val="00944835"/>
    <w:rsid w:val="00944FEE"/>
    <w:rsid w:val="009456AA"/>
    <w:rsid w:val="009456DB"/>
    <w:rsid w:val="0094606F"/>
    <w:rsid w:val="00946276"/>
    <w:rsid w:val="00946305"/>
    <w:rsid w:val="0094642E"/>
    <w:rsid w:val="00946747"/>
    <w:rsid w:val="00947839"/>
    <w:rsid w:val="00947905"/>
    <w:rsid w:val="00947B81"/>
    <w:rsid w:val="00947F0F"/>
    <w:rsid w:val="009502DE"/>
    <w:rsid w:val="009511EC"/>
    <w:rsid w:val="00951C17"/>
    <w:rsid w:val="00951EA9"/>
    <w:rsid w:val="0095286B"/>
    <w:rsid w:val="00952D91"/>
    <w:rsid w:val="009530DE"/>
    <w:rsid w:val="0095340F"/>
    <w:rsid w:val="00953C3B"/>
    <w:rsid w:val="00954202"/>
    <w:rsid w:val="00954CDA"/>
    <w:rsid w:val="00954F11"/>
    <w:rsid w:val="00954F3E"/>
    <w:rsid w:val="00955084"/>
    <w:rsid w:val="009556B7"/>
    <w:rsid w:val="009557FC"/>
    <w:rsid w:val="00955ED0"/>
    <w:rsid w:val="00955EDE"/>
    <w:rsid w:val="009560B9"/>
    <w:rsid w:val="009561D6"/>
    <w:rsid w:val="0095701F"/>
    <w:rsid w:val="0095710D"/>
    <w:rsid w:val="00957D39"/>
    <w:rsid w:val="00957D99"/>
    <w:rsid w:val="00957DFA"/>
    <w:rsid w:val="00960483"/>
    <w:rsid w:val="0096053B"/>
    <w:rsid w:val="00960A0F"/>
    <w:rsid w:val="00960C66"/>
    <w:rsid w:val="0096202B"/>
    <w:rsid w:val="00962F83"/>
    <w:rsid w:val="009637BB"/>
    <w:rsid w:val="00963819"/>
    <w:rsid w:val="00963A1E"/>
    <w:rsid w:val="00963B54"/>
    <w:rsid w:val="009642E3"/>
    <w:rsid w:val="009644F5"/>
    <w:rsid w:val="0096494A"/>
    <w:rsid w:val="009652F2"/>
    <w:rsid w:val="00965336"/>
    <w:rsid w:val="00965BDB"/>
    <w:rsid w:val="009661CD"/>
    <w:rsid w:val="00966EEE"/>
    <w:rsid w:val="00967536"/>
    <w:rsid w:val="00967993"/>
    <w:rsid w:val="00967A32"/>
    <w:rsid w:val="00967B02"/>
    <w:rsid w:val="00967D55"/>
    <w:rsid w:val="00970269"/>
    <w:rsid w:val="0097026A"/>
    <w:rsid w:val="00970AD2"/>
    <w:rsid w:val="00971B0A"/>
    <w:rsid w:val="00973499"/>
    <w:rsid w:val="00973714"/>
    <w:rsid w:val="00973A07"/>
    <w:rsid w:val="00973A1E"/>
    <w:rsid w:val="009744BD"/>
    <w:rsid w:val="00974A93"/>
    <w:rsid w:val="00974C42"/>
    <w:rsid w:val="00974DD8"/>
    <w:rsid w:val="00974E27"/>
    <w:rsid w:val="0097511A"/>
    <w:rsid w:val="0097551B"/>
    <w:rsid w:val="00975E36"/>
    <w:rsid w:val="009762A0"/>
    <w:rsid w:val="00976D31"/>
    <w:rsid w:val="00977E55"/>
    <w:rsid w:val="0098040E"/>
    <w:rsid w:val="00980967"/>
    <w:rsid w:val="00980983"/>
    <w:rsid w:val="00980DE5"/>
    <w:rsid w:val="00980F7E"/>
    <w:rsid w:val="0098170E"/>
    <w:rsid w:val="009819D9"/>
    <w:rsid w:val="00981A7B"/>
    <w:rsid w:val="0098240C"/>
    <w:rsid w:val="00985C35"/>
    <w:rsid w:val="009869DE"/>
    <w:rsid w:val="00986C43"/>
    <w:rsid w:val="00986E9A"/>
    <w:rsid w:val="009872A2"/>
    <w:rsid w:val="00987369"/>
    <w:rsid w:val="00987663"/>
    <w:rsid w:val="00990AF3"/>
    <w:rsid w:val="00991C83"/>
    <w:rsid w:val="00991CEB"/>
    <w:rsid w:val="00991D79"/>
    <w:rsid w:val="00991DC6"/>
    <w:rsid w:val="0099264D"/>
    <w:rsid w:val="009928F0"/>
    <w:rsid w:val="00993634"/>
    <w:rsid w:val="00993AA3"/>
    <w:rsid w:val="00993D2E"/>
    <w:rsid w:val="00993E40"/>
    <w:rsid w:val="009942DB"/>
    <w:rsid w:val="0099458A"/>
    <w:rsid w:val="00994BF3"/>
    <w:rsid w:val="009954EA"/>
    <w:rsid w:val="009959A4"/>
    <w:rsid w:val="00995F7B"/>
    <w:rsid w:val="009979CD"/>
    <w:rsid w:val="009A005F"/>
    <w:rsid w:val="009A081B"/>
    <w:rsid w:val="009A1514"/>
    <w:rsid w:val="009A1829"/>
    <w:rsid w:val="009A1A32"/>
    <w:rsid w:val="009A2788"/>
    <w:rsid w:val="009A2789"/>
    <w:rsid w:val="009A2B42"/>
    <w:rsid w:val="009A2EFA"/>
    <w:rsid w:val="009A3688"/>
    <w:rsid w:val="009A4808"/>
    <w:rsid w:val="009A49D3"/>
    <w:rsid w:val="009A4E75"/>
    <w:rsid w:val="009A5A66"/>
    <w:rsid w:val="009A5AD2"/>
    <w:rsid w:val="009A6B70"/>
    <w:rsid w:val="009A74FF"/>
    <w:rsid w:val="009A76F4"/>
    <w:rsid w:val="009A7DD3"/>
    <w:rsid w:val="009B016D"/>
    <w:rsid w:val="009B0507"/>
    <w:rsid w:val="009B06A6"/>
    <w:rsid w:val="009B18E6"/>
    <w:rsid w:val="009B1B4D"/>
    <w:rsid w:val="009B4D3E"/>
    <w:rsid w:val="009B4FCE"/>
    <w:rsid w:val="009B531E"/>
    <w:rsid w:val="009B5B79"/>
    <w:rsid w:val="009B60E1"/>
    <w:rsid w:val="009B64EF"/>
    <w:rsid w:val="009B6F7A"/>
    <w:rsid w:val="009B771D"/>
    <w:rsid w:val="009B792F"/>
    <w:rsid w:val="009B7955"/>
    <w:rsid w:val="009B7B17"/>
    <w:rsid w:val="009C0614"/>
    <w:rsid w:val="009C18A2"/>
    <w:rsid w:val="009C1B11"/>
    <w:rsid w:val="009C2696"/>
    <w:rsid w:val="009C28C9"/>
    <w:rsid w:val="009C2A60"/>
    <w:rsid w:val="009C2DB2"/>
    <w:rsid w:val="009C3186"/>
    <w:rsid w:val="009C31CC"/>
    <w:rsid w:val="009C327D"/>
    <w:rsid w:val="009C330D"/>
    <w:rsid w:val="009C3321"/>
    <w:rsid w:val="009C38A5"/>
    <w:rsid w:val="009C4D00"/>
    <w:rsid w:val="009C4F99"/>
    <w:rsid w:val="009C5687"/>
    <w:rsid w:val="009C57A4"/>
    <w:rsid w:val="009C5A24"/>
    <w:rsid w:val="009C5BB0"/>
    <w:rsid w:val="009C5F32"/>
    <w:rsid w:val="009C6042"/>
    <w:rsid w:val="009C6224"/>
    <w:rsid w:val="009C6A00"/>
    <w:rsid w:val="009C70D8"/>
    <w:rsid w:val="009C71D6"/>
    <w:rsid w:val="009C722C"/>
    <w:rsid w:val="009C749E"/>
    <w:rsid w:val="009C7508"/>
    <w:rsid w:val="009C7ECE"/>
    <w:rsid w:val="009D0547"/>
    <w:rsid w:val="009D1728"/>
    <w:rsid w:val="009D19F0"/>
    <w:rsid w:val="009D1B47"/>
    <w:rsid w:val="009D225B"/>
    <w:rsid w:val="009D295B"/>
    <w:rsid w:val="009D29A7"/>
    <w:rsid w:val="009D32EC"/>
    <w:rsid w:val="009D331B"/>
    <w:rsid w:val="009D362E"/>
    <w:rsid w:val="009D36F7"/>
    <w:rsid w:val="009D37A2"/>
    <w:rsid w:val="009D3902"/>
    <w:rsid w:val="009D41AF"/>
    <w:rsid w:val="009D41F4"/>
    <w:rsid w:val="009D43F5"/>
    <w:rsid w:val="009D44AA"/>
    <w:rsid w:val="009D518F"/>
    <w:rsid w:val="009D51BD"/>
    <w:rsid w:val="009D5640"/>
    <w:rsid w:val="009D5A7E"/>
    <w:rsid w:val="009D6449"/>
    <w:rsid w:val="009D685D"/>
    <w:rsid w:val="009D72D0"/>
    <w:rsid w:val="009E07A3"/>
    <w:rsid w:val="009E1145"/>
    <w:rsid w:val="009E22BA"/>
    <w:rsid w:val="009E2439"/>
    <w:rsid w:val="009E24EB"/>
    <w:rsid w:val="009E2897"/>
    <w:rsid w:val="009E29B0"/>
    <w:rsid w:val="009E3C50"/>
    <w:rsid w:val="009E3C54"/>
    <w:rsid w:val="009E40B3"/>
    <w:rsid w:val="009E4C33"/>
    <w:rsid w:val="009E4F12"/>
    <w:rsid w:val="009E5528"/>
    <w:rsid w:val="009E6509"/>
    <w:rsid w:val="009E67C6"/>
    <w:rsid w:val="009E689F"/>
    <w:rsid w:val="009F014C"/>
    <w:rsid w:val="009F01A1"/>
    <w:rsid w:val="009F0233"/>
    <w:rsid w:val="009F101A"/>
    <w:rsid w:val="009F18B4"/>
    <w:rsid w:val="009F1B43"/>
    <w:rsid w:val="009F1F71"/>
    <w:rsid w:val="009F2218"/>
    <w:rsid w:val="009F364E"/>
    <w:rsid w:val="009F3FA5"/>
    <w:rsid w:val="009F467C"/>
    <w:rsid w:val="009F470F"/>
    <w:rsid w:val="009F4C97"/>
    <w:rsid w:val="009F4D0B"/>
    <w:rsid w:val="009F5776"/>
    <w:rsid w:val="009F5885"/>
    <w:rsid w:val="009F684C"/>
    <w:rsid w:val="009F68AA"/>
    <w:rsid w:val="009F6E29"/>
    <w:rsid w:val="009F6E4A"/>
    <w:rsid w:val="009F7527"/>
    <w:rsid w:val="009F7C65"/>
    <w:rsid w:val="00A003ED"/>
    <w:rsid w:val="00A02369"/>
    <w:rsid w:val="00A029E4"/>
    <w:rsid w:val="00A03469"/>
    <w:rsid w:val="00A0355D"/>
    <w:rsid w:val="00A03FB5"/>
    <w:rsid w:val="00A040E1"/>
    <w:rsid w:val="00A04582"/>
    <w:rsid w:val="00A045D2"/>
    <w:rsid w:val="00A045F6"/>
    <w:rsid w:val="00A04827"/>
    <w:rsid w:val="00A0592D"/>
    <w:rsid w:val="00A05AAE"/>
    <w:rsid w:val="00A060CF"/>
    <w:rsid w:val="00A0677B"/>
    <w:rsid w:val="00A06963"/>
    <w:rsid w:val="00A06AD5"/>
    <w:rsid w:val="00A0716E"/>
    <w:rsid w:val="00A07ED9"/>
    <w:rsid w:val="00A10247"/>
    <w:rsid w:val="00A102A5"/>
    <w:rsid w:val="00A10E2E"/>
    <w:rsid w:val="00A11A3A"/>
    <w:rsid w:val="00A120BA"/>
    <w:rsid w:val="00A1217A"/>
    <w:rsid w:val="00A125F1"/>
    <w:rsid w:val="00A12B61"/>
    <w:rsid w:val="00A12C89"/>
    <w:rsid w:val="00A12FAF"/>
    <w:rsid w:val="00A1303C"/>
    <w:rsid w:val="00A1318A"/>
    <w:rsid w:val="00A13860"/>
    <w:rsid w:val="00A13DAC"/>
    <w:rsid w:val="00A14807"/>
    <w:rsid w:val="00A14893"/>
    <w:rsid w:val="00A14C3D"/>
    <w:rsid w:val="00A1530B"/>
    <w:rsid w:val="00A15FDE"/>
    <w:rsid w:val="00A16520"/>
    <w:rsid w:val="00A16F84"/>
    <w:rsid w:val="00A20297"/>
    <w:rsid w:val="00A20C93"/>
    <w:rsid w:val="00A20CEE"/>
    <w:rsid w:val="00A21442"/>
    <w:rsid w:val="00A21511"/>
    <w:rsid w:val="00A21DEC"/>
    <w:rsid w:val="00A22081"/>
    <w:rsid w:val="00A2208B"/>
    <w:rsid w:val="00A223AE"/>
    <w:rsid w:val="00A2279F"/>
    <w:rsid w:val="00A2282D"/>
    <w:rsid w:val="00A22BB5"/>
    <w:rsid w:val="00A22D14"/>
    <w:rsid w:val="00A236DC"/>
    <w:rsid w:val="00A23AE9"/>
    <w:rsid w:val="00A23DE4"/>
    <w:rsid w:val="00A2487B"/>
    <w:rsid w:val="00A248CC"/>
    <w:rsid w:val="00A255C0"/>
    <w:rsid w:val="00A259BD"/>
    <w:rsid w:val="00A25D43"/>
    <w:rsid w:val="00A26468"/>
    <w:rsid w:val="00A27351"/>
    <w:rsid w:val="00A27889"/>
    <w:rsid w:val="00A27AAF"/>
    <w:rsid w:val="00A305D4"/>
    <w:rsid w:val="00A30BCF"/>
    <w:rsid w:val="00A30FC9"/>
    <w:rsid w:val="00A316F2"/>
    <w:rsid w:val="00A32818"/>
    <w:rsid w:val="00A3287A"/>
    <w:rsid w:val="00A3290B"/>
    <w:rsid w:val="00A32EDA"/>
    <w:rsid w:val="00A33047"/>
    <w:rsid w:val="00A3351E"/>
    <w:rsid w:val="00A3449D"/>
    <w:rsid w:val="00A3516C"/>
    <w:rsid w:val="00A359FF"/>
    <w:rsid w:val="00A36536"/>
    <w:rsid w:val="00A37170"/>
    <w:rsid w:val="00A37C9C"/>
    <w:rsid w:val="00A37EB9"/>
    <w:rsid w:val="00A405FD"/>
    <w:rsid w:val="00A408EE"/>
    <w:rsid w:val="00A411F8"/>
    <w:rsid w:val="00A41DF0"/>
    <w:rsid w:val="00A4223C"/>
    <w:rsid w:val="00A4224C"/>
    <w:rsid w:val="00A42C3F"/>
    <w:rsid w:val="00A42D7A"/>
    <w:rsid w:val="00A43032"/>
    <w:rsid w:val="00A43CBB"/>
    <w:rsid w:val="00A43FD6"/>
    <w:rsid w:val="00A4445C"/>
    <w:rsid w:val="00A44E87"/>
    <w:rsid w:val="00A4503F"/>
    <w:rsid w:val="00A457D4"/>
    <w:rsid w:val="00A45DC6"/>
    <w:rsid w:val="00A461CB"/>
    <w:rsid w:val="00A46DA0"/>
    <w:rsid w:val="00A4772E"/>
    <w:rsid w:val="00A47CEA"/>
    <w:rsid w:val="00A50493"/>
    <w:rsid w:val="00A5059F"/>
    <w:rsid w:val="00A51308"/>
    <w:rsid w:val="00A51990"/>
    <w:rsid w:val="00A52337"/>
    <w:rsid w:val="00A5234A"/>
    <w:rsid w:val="00A52411"/>
    <w:rsid w:val="00A5296C"/>
    <w:rsid w:val="00A52AF4"/>
    <w:rsid w:val="00A53BB6"/>
    <w:rsid w:val="00A545FB"/>
    <w:rsid w:val="00A5576D"/>
    <w:rsid w:val="00A55793"/>
    <w:rsid w:val="00A558F5"/>
    <w:rsid w:val="00A559A3"/>
    <w:rsid w:val="00A55FA4"/>
    <w:rsid w:val="00A569B0"/>
    <w:rsid w:val="00A56C34"/>
    <w:rsid w:val="00A57387"/>
    <w:rsid w:val="00A5765F"/>
    <w:rsid w:val="00A5787E"/>
    <w:rsid w:val="00A605F5"/>
    <w:rsid w:val="00A60701"/>
    <w:rsid w:val="00A61F19"/>
    <w:rsid w:val="00A61F69"/>
    <w:rsid w:val="00A61F98"/>
    <w:rsid w:val="00A64733"/>
    <w:rsid w:val="00A6487A"/>
    <w:rsid w:val="00A649D6"/>
    <w:rsid w:val="00A64A1E"/>
    <w:rsid w:val="00A64A46"/>
    <w:rsid w:val="00A64C85"/>
    <w:rsid w:val="00A64D04"/>
    <w:rsid w:val="00A65328"/>
    <w:rsid w:val="00A661A0"/>
    <w:rsid w:val="00A66418"/>
    <w:rsid w:val="00A66F1D"/>
    <w:rsid w:val="00A67493"/>
    <w:rsid w:val="00A67A9A"/>
    <w:rsid w:val="00A70557"/>
    <w:rsid w:val="00A7059D"/>
    <w:rsid w:val="00A70614"/>
    <w:rsid w:val="00A708F2"/>
    <w:rsid w:val="00A70E01"/>
    <w:rsid w:val="00A717E9"/>
    <w:rsid w:val="00A720BB"/>
    <w:rsid w:val="00A73E74"/>
    <w:rsid w:val="00A74B7B"/>
    <w:rsid w:val="00A7537D"/>
    <w:rsid w:val="00A7625A"/>
    <w:rsid w:val="00A76BD4"/>
    <w:rsid w:val="00A76E57"/>
    <w:rsid w:val="00A76ED8"/>
    <w:rsid w:val="00A80629"/>
    <w:rsid w:val="00A807AD"/>
    <w:rsid w:val="00A80B22"/>
    <w:rsid w:val="00A80D12"/>
    <w:rsid w:val="00A81C9E"/>
    <w:rsid w:val="00A81F2C"/>
    <w:rsid w:val="00A82D42"/>
    <w:rsid w:val="00A833E7"/>
    <w:rsid w:val="00A83457"/>
    <w:rsid w:val="00A83BA8"/>
    <w:rsid w:val="00A85068"/>
    <w:rsid w:val="00A852CC"/>
    <w:rsid w:val="00A852FD"/>
    <w:rsid w:val="00A8553E"/>
    <w:rsid w:val="00A85758"/>
    <w:rsid w:val="00A85DF8"/>
    <w:rsid w:val="00A86DC1"/>
    <w:rsid w:val="00A90035"/>
    <w:rsid w:val="00A9068A"/>
    <w:rsid w:val="00A909C0"/>
    <w:rsid w:val="00A90CEC"/>
    <w:rsid w:val="00A92947"/>
    <w:rsid w:val="00A9296C"/>
    <w:rsid w:val="00A9333D"/>
    <w:rsid w:val="00A93BBC"/>
    <w:rsid w:val="00A95B27"/>
    <w:rsid w:val="00A968DF"/>
    <w:rsid w:val="00A96DF0"/>
    <w:rsid w:val="00A97139"/>
    <w:rsid w:val="00A97ED3"/>
    <w:rsid w:val="00AA0D97"/>
    <w:rsid w:val="00AA1E02"/>
    <w:rsid w:val="00AA2B35"/>
    <w:rsid w:val="00AA2BC4"/>
    <w:rsid w:val="00AA3B94"/>
    <w:rsid w:val="00AA3DCC"/>
    <w:rsid w:val="00AA4145"/>
    <w:rsid w:val="00AA4C75"/>
    <w:rsid w:val="00AA56CE"/>
    <w:rsid w:val="00AA5DF1"/>
    <w:rsid w:val="00AA682D"/>
    <w:rsid w:val="00AB169A"/>
    <w:rsid w:val="00AB1B3A"/>
    <w:rsid w:val="00AB2051"/>
    <w:rsid w:val="00AB23A3"/>
    <w:rsid w:val="00AB273C"/>
    <w:rsid w:val="00AB2811"/>
    <w:rsid w:val="00AB2EB4"/>
    <w:rsid w:val="00AB3165"/>
    <w:rsid w:val="00AB38DC"/>
    <w:rsid w:val="00AB4238"/>
    <w:rsid w:val="00AB475C"/>
    <w:rsid w:val="00AB48C5"/>
    <w:rsid w:val="00AB54F1"/>
    <w:rsid w:val="00AB56DA"/>
    <w:rsid w:val="00AB67DA"/>
    <w:rsid w:val="00AB6B56"/>
    <w:rsid w:val="00AB6FCF"/>
    <w:rsid w:val="00AC009B"/>
    <w:rsid w:val="00AC05FC"/>
    <w:rsid w:val="00AC0AAA"/>
    <w:rsid w:val="00AC0C00"/>
    <w:rsid w:val="00AC0DAE"/>
    <w:rsid w:val="00AC0EA4"/>
    <w:rsid w:val="00AC1DDC"/>
    <w:rsid w:val="00AC22A6"/>
    <w:rsid w:val="00AC30F5"/>
    <w:rsid w:val="00AC3216"/>
    <w:rsid w:val="00AC4768"/>
    <w:rsid w:val="00AC4D2E"/>
    <w:rsid w:val="00AC4E87"/>
    <w:rsid w:val="00AC542B"/>
    <w:rsid w:val="00AC6265"/>
    <w:rsid w:val="00AC630D"/>
    <w:rsid w:val="00AC6415"/>
    <w:rsid w:val="00AC683A"/>
    <w:rsid w:val="00AC6E3E"/>
    <w:rsid w:val="00AC6F4B"/>
    <w:rsid w:val="00AC73FF"/>
    <w:rsid w:val="00AC7614"/>
    <w:rsid w:val="00AC7910"/>
    <w:rsid w:val="00AD00B5"/>
    <w:rsid w:val="00AD0A37"/>
    <w:rsid w:val="00AD0A93"/>
    <w:rsid w:val="00AD121D"/>
    <w:rsid w:val="00AD17DD"/>
    <w:rsid w:val="00AD1866"/>
    <w:rsid w:val="00AD1CEA"/>
    <w:rsid w:val="00AD2028"/>
    <w:rsid w:val="00AD27AE"/>
    <w:rsid w:val="00AD2BE1"/>
    <w:rsid w:val="00AD2C47"/>
    <w:rsid w:val="00AD3128"/>
    <w:rsid w:val="00AD3BF3"/>
    <w:rsid w:val="00AD3F64"/>
    <w:rsid w:val="00AD4471"/>
    <w:rsid w:val="00AD4A85"/>
    <w:rsid w:val="00AD4B8D"/>
    <w:rsid w:val="00AD4C0D"/>
    <w:rsid w:val="00AD56DC"/>
    <w:rsid w:val="00AD67E7"/>
    <w:rsid w:val="00AD6DF2"/>
    <w:rsid w:val="00AD7762"/>
    <w:rsid w:val="00AD7EBC"/>
    <w:rsid w:val="00AE0AEA"/>
    <w:rsid w:val="00AE0E07"/>
    <w:rsid w:val="00AE0EB1"/>
    <w:rsid w:val="00AE151A"/>
    <w:rsid w:val="00AE1C95"/>
    <w:rsid w:val="00AE2267"/>
    <w:rsid w:val="00AE2A95"/>
    <w:rsid w:val="00AE2D15"/>
    <w:rsid w:val="00AE3251"/>
    <w:rsid w:val="00AE38D5"/>
    <w:rsid w:val="00AE5626"/>
    <w:rsid w:val="00AE587E"/>
    <w:rsid w:val="00AE6123"/>
    <w:rsid w:val="00AE64B8"/>
    <w:rsid w:val="00AE6592"/>
    <w:rsid w:val="00AE66A5"/>
    <w:rsid w:val="00AE76CD"/>
    <w:rsid w:val="00AE7C66"/>
    <w:rsid w:val="00AF0A14"/>
    <w:rsid w:val="00AF0C48"/>
    <w:rsid w:val="00AF1501"/>
    <w:rsid w:val="00AF1544"/>
    <w:rsid w:val="00AF2FFF"/>
    <w:rsid w:val="00AF30F0"/>
    <w:rsid w:val="00AF32E6"/>
    <w:rsid w:val="00AF3C86"/>
    <w:rsid w:val="00AF422E"/>
    <w:rsid w:val="00AF451B"/>
    <w:rsid w:val="00AF4D92"/>
    <w:rsid w:val="00AF5182"/>
    <w:rsid w:val="00AF5774"/>
    <w:rsid w:val="00AF67B4"/>
    <w:rsid w:val="00AF6F6F"/>
    <w:rsid w:val="00B005A5"/>
    <w:rsid w:val="00B00D99"/>
    <w:rsid w:val="00B00FD9"/>
    <w:rsid w:val="00B0100B"/>
    <w:rsid w:val="00B01D22"/>
    <w:rsid w:val="00B01D9A"/>
    <w:rsid w:val="00B02D9D"/>
    <w:rsid w:val="00B02F2C"/>
    <w:rsid w:val="00B02FAE"/>
    <w:rsid w:val="00B03151"/>
    <w:rsid w:val="00B035CF"/>
    <w:rsid w:val="00B0439C"/>
    <w:rsid w:val="00B043D7"/>
    <w:rsid w:val="00B05147"/>
    <w:rsid w:val="00B059C1"/>
    <w:rsid w:val="00B06094"/>
    <w:rsid w:val="00B064FC"/>
    <w:rsid w:val="00B0674F"/>
    <w:rsid w:val="00B06784"/>
    <w:rsid w:val="00B07626"/>
    <w:rsid w:val="00B079D4"/>
    <w:rsid w:val="00B07DC3"/>
    <w:rsid w:val="00B1071B"/>
    <w:rsid w:val="00B10A40"/>
    <w:rsid w:val="00B10D94"/>
    <w:rsid w:val="00B10E7D"/>
    <w:rsid w:val="00B110D4"/>
    <w:rsid w:val="00B1186E"/>
    <w:rsid w:val="00B120BC"/>
    <w:rsid w:val="00B1231B"/>
    <w:rsid w:val="00B12BF2"/>
    <w:rsid w:val="00B1320F"/>
    <w:rsid w:val="00B1496D"/>
    <w:rsid w:val="00B14BE1"/>
    <w:rsid w:val="00B14FB6"/>
    <w:rsid w:val="00B157FF"/>
    <w:rsid w:val="00B15EC2"/>
    <w:rsid w:val="00B16336"/>
    <w:rsid w:val="00B170CF"/>
    <w:rsid w:val="00B1765C"/>
    <w:rsid w:val="00B1778E"/>
    <w:rsid w:val="00B17D3C"/>
    <w:rsid w:val="00B20032"/>
    <w:rsid w:val="00B2081C"/>
    <w:rsid w:val="00B20C07"/>
    <w:rsid w:val="00B218CF"/>
    <w:rsid w:val="00B219FB"/>
    <w:rsid w:val="00B21C5B"/>
    <w:rsid w:val="00B21F81"/>
    <w:rsid w:val="00B2207D"/>
    <w:rsid w:val="00B226A8"/>
    <w:rsid w:val="00B23D42"/>
    <w:rsid w:val="00B24690"/>
    <w:rsid w:val="00B25639"/>
    <w:rsid w:val="00B25686"/>
    <w:rsid w:val="00B2569B"/>
    <w:rsid w:val="00B262E8"/>
    <w:rsid w:val="00B26793"/>
    <w:rsid w:val="00B27CB0"/>
    <w:rsid w:val="00B27E80"/>
    <w:rsid w:val="00B307B4"/>
    <w:rsid w:val="00B30E2F"/>
    <w:rsid w:val="00B3106F"/>
    <w:rsid w:val="00B32532"/>
    <w:rsid w:val="00B32EEC"/>
    <w:rsid w:val="00B32F52"/>
    <w:rsid w:val="00B32FCF"/>
    <w:rsid w:val="00B33DB4"/>
    <w:rsid w:val="00B353F1"/>
    <w:rsid w:val="00B35478"/>
    <w:rsid w:val="00B35979"/>
    <w:rsid w:val="00B35C80"/>
    <w:rsid w:val="00B35D0C"/>
    <w:rsid w:val="00B36281"/>
    <w:rsid w:val="00B36B4F"/>
    <w:rsid w:val="00B37004"/>
    <w:rsid w:val="00B373C0"/>
    <w:rsid w:val="00B37A65"/>
    <w:rsid w:val="00B37D60"/>
    <w:rsid w:val="00B37EFD"/>
    <w:rsid w:val="00B400EB"/>
    <w:rsid w:val="00B40283"/>
    <w:rsid w:val="00B405C8"/>
    <w:rsid w:val="00B40A8D"/>
    <w:rsid w:val="00B42001"/>
    <w:rsid w:val="00B421AB"/>
    <w:rsid w:val="00B42CA8"/>
    <w:rsid w:val="00B42E3A"/>
    <w:rsid w:val="00B42F02"/>
    <w:rsid w:val="00B4382E"/>
    <w:rsid w:val="00B43AB5"/>
    <w:rsid w:val="00B43CD7"/>
    <w:rsid w:val="00B443EA"/>
    <w:rsid w:val="00B4453D"/>
    <w:rsid w:val="00B44B2C"/>
    <w:rsid w:val="00B454E7"/>
    <w:rsid w:val="00B45610"/>
    <w:rsid w:val="00B45B95"/>
    <w:rsid w:val="00B46803"/>
    <w:rsid w:val="00B474A7"/>
    <w:rsid w:val="00B47545"/>
    <w:rsid w:val="00B47D44"/>
    <w:rsid w:val="00B508B3"/>
    <w:rsid w:val="00B50C63"/>
    <w:rsid w:val="00B50C7F"/>
    <w:rsid w:val="00B515AF"/>
    <w:rsid w:val="00B51EDF"/>
    <w:rsid w:val="00B52E4D"/>
    <w:rsid w:val="00B5312B"/>
    <w:rsid w:val="00B5460B"/>
    <w:rsid w:val="00B56508"/>
    <w:rsid w:val="00B56ACB"/>
    <w:rsid w:val="00B56B11"/>
    <w:rsid w:val="00B5754F"/>
    <w:rsid w:val="00B57EA2"/>
    <w:rsid w:val="00B6033B"/>
    <w:rsid w:val="00B60686"/>
    <w:rsid w:val="00B60967"/>
    <w:rsid w:val="00B61255"/>
    <w:rsid w:val="00B615DF"/>
    <w:rsid w:val="00B61F75"/>
    <w:rsid w:val="00B62340"/>
    <w:rsid w:val="00B62492"/>
    <w:rsid w:val="00B629F0"/>
    <w:rsid w:val="00B62AEF"/>
    <w:rsid w:val="00B634E3"/>
    <w:rsid w:val="00B63680"/>
    <w:rsid w:val="00B63746"/>
    <w:rsid w:val="00B63C09"/>
    <w:rsid w:val="00B63EA1"/>
    <w:rsid w:val="00B64402"/>
    <w:rsid w:val="00B6463F"/>
    <w:rsid w:val="00B64863"/>
    <w:rsid w:val="00B64D46"/>
    <w:rsid w:val="00B6544A"/>
    <w:rsid w:val="00B655D3"/>
    <w:rsid w:val="00B65CA5"/>
    <w:rsid w:val="00B65E79"/>
    <w:rsid w:val="00B67077"/>
    <w:rsid w:val="00B6739E"/>
    <w:rsid w:val="00B6747A"/>
    <w:rsid w:val="00B67E08"/>
    <w:rsid w:val="00B70224"/>
    <w:rsid w:val="00B72A35"/>
    <w:rsid w:val="00B72C90"/>
    <w:rsid w:val="00B731B2"/>
    <w:rsid w:val="00B73FA1"/>
    <w:rsid w:val="00B74124"/>
    <w:rsid w:val="00B74664"/>
    <w:rsid w:val="00B74738"/>
    <w:rsid w:val="00B749F5"/>
    <w:rsid w:val="00B74C45"/>
    <w:rsid w:val="00B74CB9"/>
    <w:rsid w:val="00B75412"/>
    <w:rsid w:val="00B75708"/>
    <w:rsid w:val="00B75A6C"/>
    <w:rsid w:val="00B75EAC"/>
    <w:rsid w:val="00B76161"/>
    <w:rsid w:val="00B7667C"/>
    <w:rsid w:val="00B76BB4"/>
    <w:rsid w:val="00B77348"/>
    <w:rsid w:val="00B77A60"/>
    <w:rsid w:val="00B77AF3"/>
    <w:rsid w:val="00B77F90"/>
    <w:rsid w:val="00B806B2"/>
    <w:rsid w:val="00B80C87"/>
    <w:rsid w:val="00B80DC5"/>
    <w:rsid w:val="00B812E7"/>
    <w:rsid w:val="00B81386"/>
    <w:rsid w:val="00B8139C"/>
    <w:rsid w:val="00B81410"/>
    <w:rsid w:val="00B819E9"/>
    <w:rsid w:val="00B81D6A"/>
    <w:rsid w:val="00B822CF"/>
    <w:rsid w:val="00B82726"/>
    <w:rsid w:val="00B82BB0"/>
    <w:rsid w:val="00B82EFE"/>
    <w:rsid w:val="00B83C0D"/>
    <w:rsid w:val="00B83C5F"/>
    <w:rsid w:val="00B85CB8"/>
    <w:rsid w:val="00B871B3"/>
    <w:rsid w:val="00B87253"/>
    <w:rsid w:val="00B87AC2"/>
    <w:rsid w:val="00B87AE4"/>
    <w:rsid w:val="00B909EC"/>
    <w:rsid w:val="00B90EDE"/>
    <w:rsid w:val="00B91AFB"/>
    <w:rsid w:val="00B93A2F"/>
    <w:rsid w:val="00B93C5A"/>
    <w:rsid w:val="00B943CC"/>
    <w:rsid w:val="00B94EAD"/>
    <w:rsid w:val="00B95483"/>
    <w:rsid w:val="00B95CF3"/>
    <w:rsid w:val="00B967D1"/>
    <w:rsid w:val="00B969D3"/>
    <w:rsid w:val="00B96BB0"/>
    <w:rsid w:val="00B96C9C"/>
    <w:rsid w:val="00B9700F"/>
    <w:rsid w:val="00B97278"/>
    <w:rsid w:val="00B97BAD"/>
    <w:rsid w:val="00B97F12"/>
    <w:rsid w:val="00BA0248"/>
    <w:rsid w:val="00BA0EC8"/>
    <w:rsid w:val="00BA1455"/>
    <w:rsid w:val="00BA17D3"/>
    <w:rsid w:val="00BA193D"/>
    <w:rsid w:val="00BA1974"/>
    <w:rsid w:val="00BA2128"/>
    <w:rsid w:val="00BA2796"/>
    <w:rsid w:val="00BA2BB6"/>
    <w:rsid w:val="00BA349D"/>
    <w:rsid w:val="00BA3718"/>
    <w:rsid w:val="00BA3AD5"/>
    <w:rsid w:val="00BA3EE9"/>
    <w:rsid w:val="00BA3EED"/>
    <w:rsid w:val="00BA4723"/>
    <w:rsid w:val="00BA47FD"/>
    <w:rsid w:val="00BA564B"/>
    <w:rsid w:val="00BA58C5"/>
    <w:rsid w:val="00BA59DF"/>
    <w:rsid w:val="00BA5B0D"/>
    <w:rsid w:val="00BA6CC9"/>
    <w:rsid w:val="00BA718A"/>
    <w:rsid w:val="00BA7198"/>
    <w:rsid w:val="00BA720B"/>
    <w:rsid w:val="00BA7F62"/>
    <w:rsid w:val="00BB045E"/>
    <w:rsid w:val="00BB0507"/>
    <w:rsid w:val="00BB0EB2"/>
    <w:rsid w:val="00BB1C8C"/>
    <w:rsid w:val="00BB329D"/>
    <w:rsid w:val="00BB394D"/>
    <w:rsid w:val="00BB3E3F"/>
    <w:rsid w:val="00BB4A73"/>
    <w:rsid w:val="00BB5450"/>
    <w:rsid w:val="00BB6492"/>
    <w:rsid w:val="00BB66F2"/>
    <w:rsid w:val="00BB7159"/>
    <w:rsid w:val="00BB71C4"/>
    <w:rsid w:val="00BB7F66"/>
    <w:rsid w:val="00BC0338"/>
    <w:rsid w:val="00BC0F47"/>
    <w:rsid w:val="00BC23B4"/>
    <w:rsid w:val="00BC51AD"/>
    <w:rsid w:val="00BC565B"/>
    <w:rsid w:val="00BC578C"/>
    <w:rsid w:val="00BC5BE6"/>
    <w:rsid w:val="00BC68CE"/>
    <w:rsid w:val="00BC784E"/>
    <w:rsid w:val="00BC7A0D"/>
    <w:rsid w:val="00BD010C"/>
    <w:rsid w:val="00BD0643"/>
    <w:rsid w:val="00BD0E8A"/>
    <w:rsid w:val="00BD13A5"/>
    <w:rsid w:val="00BD1756"/>
    <w:rsid w:val="00BD255D"/>
    <w:rsid w:val="00BD2E07"/>
    <w:rsid w:val="00BD3B2F"/>
    <w:rsid w:val="00BD4E84"/>
    <w:rsid w:val="00BD512C"/>
    <w:rsid w:val="00BD5E20"/>
    <w:rsid w:val="00BD6184"/>
    <w:rsid w:val="00BD64B6"/>
    <w:rsid w:val="00BD672E"/>
    <w:rsid w:val="00BD6B2C"/>
    <w:rsid w:val="00BE0623"/>
    <w:rsid w:val="00BE074D"/>
    <w:rsid w:val="00BE0DCE"/>
    <w:rsid w:val="00BE106B"/>
    <w:rsid w:val="00BE16E9"/>
    <w:rsid w:val="00BE2184"/>
    <w:rsid w:val="00BE2F1D"/>
    <w:rsid w:val="00BE2FC9"/>
    <w:rsid w:val="00BE327D"/>
    <w:rsid w:val="00BE33DE"/>
    <w:rsid w:val="00BE3C6F"/>
    <w:rsid w:val="00BE5447"/>
    <w:rsid w:val="00BE5593"/>
    <w:rsid w:val="00BE57BE"/>
    <w:rsid w:val="00BE5D9A"/>
    <w:rsid w:val="00BE635A"/>
    <w:rsid w:val="00BE64BD"/>
    <w:rsid w:val="00BE67A8"/>
    <w:rsid w:val="00BE7BB9"/>
    <w:rsid w:val="00BF09D4"/>
    <w:rsid w:val="00BF0DAC"/>
    <w:rsid w:val="00BF1256"/>
    <w:rsid w:val="00BF1636"/>
    <w:rsid w:val="00BF1F3B"/>
    <w:rsid w:val="00BF1F62"/>
    <w:rsid w:val="00BF22A4"/>
    <w:rsid w:val="00BF22E9"/>
    <w:rsid w:val="00BF23B2"/>
    <w:rsid w:val="00BF2CEF"/>
    <w:rsid w:val="00BF2D75"/>
    <w:rsid w:val="00BF2D99"/>
    <w:rsid w:val="00BF2FFE"/>
    <w:rsid w:val="00BF32DA"/>
    <w:rsid w:val="00BF3962"/>
    <w:rsid w:val="00BF3C01"/>
    <w:rsid w:val="00BF3CAA"/>
    <w:rsid w:val="00BF435D"/>
    <w:rsid w:val="00BF556A"/>
    <w:rsid w:val="00BF5606"/>
    <w:rsid w:val="00BF5671"/>
    <w:rsid w:val="00BF58B3"/>
    <w:rsid w:val="00BF59C1"/>
    <w:rsid w:val="00BF63A1"/>
    <w:rsid w:val="00BF70A4"/>
    <w:rsid w:val="00BF7329"/>
    <w:rsid w:val="00C00124"/>
    <w:rsid w:val="00C01080"/>
    <w:rsid w:val="00C01F00"/>
    <w:rsid w:val="00C022BF"/>
    <w:rsid w:val="00C02432"/>
    <w:rsid w:val="00C038B1"/>
    <w:rsid w:val="00C03FFB"/>
    <w:rsid w:val="00C047A3"/>
    <w:rsid w:val="00C04917"/>
    <w:rsid w:val="00C04A13"/>
    <w:rsid w:val="00C04C02"/>
    <w:rsid w:val="00C04E27"/>
    <w:rsid w:val="00C054A2"/>
    <w:rsid w:val="00C05CC9"/>
    <w:rsid w:val="00C05F74"/>
    <w:rsid w:val="00C0617E"/>
    <w:rsid w:val="00C06225"/>
    <w:rsid w:val="00C0624E"/>
    <w:rsid w:val="00C07DAB"/>
    <w:rsid w:val="00C107AF"/>
    <w:rsid w:val="00C1092F"/>
    <w:rsid w:val="00C111BF"/>
    <w:rsid w:val="00C115E0"/>
    <w:rsid w:val="00C11D91"/>
    <w:rsid w:val="00C1346F"/>
    <w:rsid w:val="00C13BF1"/>
    <w:rsid w:val="00C147DD"/>
    <w:rsid w:val="00C149BB"/>
    <w:rsid w:val="00C15F2A"/>
    <w:rsid w:val="00C16ABD"/>
    <w:rsid w:val="00C16CA4"/>
    <w:rsid w:val="00C17585"/>
    <w:rsid w:val="00C20761"/>
    <w:rsid w:val="00C20812"/>
    <w:rsid w:val="00C20CDB"/>
    <w:rsid w:val="00C21927"/>
    <w:rsid w:val="00C21D91"/>
    <w:rsid w:val="00C221E2"/>
    <w:rsid w:val="00C23725"/>
    <w:rsid w:val="00C248C7"/>
    <w:rsid w:val="00C24CDF"/>
    <w:rsid w:val="00C24F8C"/>
    <w:rsid w:val="00C252E7"/>
    <w:rsid w:val="00C25A22"/>
    <w:rsid w:val="00C25B05"/>
    <w:rsid w:val="00C25E27"/>
    <w:rsid w:val="00C262D6"/>
    <w:rsid w:val="00C26C32"/>
    <w:rsid w:val="00C271AC"/>
    <w:rsid w:val="00C27290"/>
    <w:rsid w:val="00C275ED"/>
    <w:rsid w:val="00C27623"/>
    <w:rsid w:val="00C27E6E"/>
    <w:rsid w:val="00C30B06"/>
    <w:rsid w:val="00C3150D"/>
    <w:rsid w:val="00C31836"/>
    <w:rsid w:val="00C31F63"/>
    <w:rsid w:val="00C32B45"/>
    <w:rsid w:val="00C32D2A"/>
    <w:rsid w:val="00C3361C"/>
    <w:rsid w:val="00C35347"/>
    <w:rsid w:val="00C36A95"/>
    <w:rsid w:val="00C37C00"/>
    <w:rsid w:val="00C401BA"/>
    <w:rsid w:val="00C405FF"/>
    <w:rsid w:val="00C40697"/>
    <w:rsid w:val="00C41572"/>
    <w:rsid w:val="00C41D80"/>
    <w:rsid w:val="00C422EF"/>
    <w:rsid w:val="00C425E5"/>
    <w:rsid w:val="00C42E34"/>
    <w:rsid w:val="00C43152"/>
    <w:rsid w:val="00C433E4"/>
    <w:rsid w:val="00C439E0"/>
    <w:rsid w:val="00C43E10"/>
    <w:rsid w:val="00C4410A"/>
    <w:rsid w:val="00C44DD4"/>
    <w:rsid w:val="00C45DE8"/>
    <w:rsid w:val="00C46560"/>
    <w:rsid w:val="00C4672C"/>
    <w:rsid w:val="00C46867"/>
    <w:rsid w:val="00C468FE"/>
    <w:rsid w:val="00C46F0A"/>
    <w:rsid w:val="00C47A7E"/>
    <w:rsid w:val="00C505EC"/>
    <w:rsid w:val="00C50AF4"/>
    <w:rsid w:val="00C50B47"/>
    <w:rsid w:val="00C50F6B"/>
    <w:rsid w:val="00C50FAD"/>
    <w:rsid w:val="00C51908"/>
    <w:rsid w:val="00C51B75"/>
    <w:rsid w:val="00C51C34"/>
    <w:rsid w:val="00C522B9"/>
    <w:rsid w:val="00C522DB"/>
    <w:rsid w:val="00C53452"/>
    <w:rsid w:val="00C53903"/>
    <w:rsid w:val="00C55DA4"/>
    <w:rsid w:val="00C5721B"/>
    <w:rsid w:val="00C57239"/>
    <w:rsid w:val="00C5748A"/>
    <w:rsid w:val="00C600A1"/>
    <w:rsid w:val="00C60800"/>
    <w:rsid w:val="00C61768"/>
    <w:rsid w:val="00C62B73"/>
    <w:rsid w:val="00C62C02"/>
    <w:rsid w:val="00C62D78"/>
    <w:rsid w:val="00C633E9"/>
    <w:rsid w:val="00C63D34"/>
    <w:rsid w:val="00C63D80"/>
    <w:rsid w:val="00C64049"/>
    <w:rsid w:val="00C64B70"/>
    <w:rsid w:val="00C64E44"/>
    <w:rsid w:val="00C655EE"/>
    <w:rsid w:val="00C65CC6"/>
    <w:rsid w:val="00C66306"/>
    <w:rsid w:val="00C66B9C"/>
    <w:rsid w:val="00C66BCC"/>
    <w:rsid w:val="00C66C1D"/>
    <w:rsid w:val="00C6707E"/>
    <w:rsid w:val="00C67C2F"/>
    <w:rsid w:val="00C7017E"/>
    <w:rsid w:val="00C702E0"/>
    <w:rsid w:val="00C71647"/>
    <w:rsid w:val="00C716C7"/>
    <w:rsid w:val="00C717B9"/>
    <w:rsid w:val="00C71953"/>
    <w:rsid w:val="00C727EC"/>
    <w:rsid w:val="00C728F8"/>
    <w:rsid w:val="00C72A26"/>
    <w:rsid w:val="00C73027"/>
    <w:rsid w:val="00C73230"/>
    <w:rsid w:val="00C737D2"/>
    <w:rsid w:val="00C73828"/>
    <w:rsid w:val="00C73C58"/>
    <w:rsid w:val="00C7487D"/>
    <w:rsid w:val="00C74D47"/>
    <w:rsid w:val="00C75273"/>
    <w:rsid w:val="00C75DFD"/>
    <w:rsid w:val="00C76A24"/>
    <w:rsid w:val="00C76A32"/>
    <w:rsid w:val="00C76D76"/>
    <w:rsid w:val="00C76E92"/>
    <w:rsid w:val="00C7711F"/>
    <w:rsid w:val="00C77A7A"/>
    <w:rsid w:val="00C77AB2"/>
    <w:rsid w:val="00C77D21"/>
    <w:rsid w:val="00C8025E"/>
    <w:rsid w:val="00C80C0E"/>
    <w:rsid w:val="00C80C48"/>
    <w:rsid w:val="00C80CB7"/>
    <w:rsid w:val="00C81255"/>
    <w:rsid w:val="00C816BC"/>
    <w:rsid w:val="00C826A9"/>
    <w:rsid w:val="00C82865"/>
    <w:rsid w:val="00C82DD3"/>
    <w:rsid w:val="00C8493C"/>
    <w:rsid w:val="00C84FFA"/>
    <w:rsid w:val="00C852AE"/>
    <w:rsid w:val="00C85EE6"/>
    <w:rsid w:val="00C86BBA"/>
    <w:rsid w:val="00C86D4A"/>
    <w:rsid w:val="00C86FB2"/>
    <w:rsid w:val="00C87A4B"/>
    <w:rsid w:val="00C911CF"/>
    <w:rsid w:val="00C9221C"/>
    <w:rsid w:val="00C92558"/>
    <w:rsid w:val="00C926B8"/>
    <w:rsid w:val="00C927D4"/>
    <w:rsid w:val="00C95B97"/>
    <w:rsid w:val="00C960CB"/>
    <w:rsid w:val="00C96310"/>
    <w:rsid w:val="00C9651F"/>
    <w:rsid w:val="00C966BA"/>
    <w:rsid w:val="00C967E2"/>
    <w:rsid w:val="00C968EA"/>
    <w:rsid w:val="00C96B57"/>
    <w:rsid w:val="00C97451"/>
    <w:rsid w:val="00C97833"/>
    <w:rsid w:val="00CA0A37"/>
    <w:rsid w:val="00CA24F3"/>
    <w:rsid w:val="00CA5669"/>
    <w:rsid w:val="00CA568A"/>
    <w:rsid w:val="00CA624D"/>
    <w:rsid w:val="00CA663F"/>
    <w:rsid w:val="00CA6EF1"/>
    <w:rsid w:val="00CA73AF"/>
    <w:rsid w:val="00CA73D7"/>
    <w:rsid w:val="00CA7696"/>
    <w:rsid w:val="00CB0577"/>
    <w:rsid w:val="00CB0764"/>
    <w:rsid w:val="00CB0886"/>
    <w:rsid w:val="00CB0924"/>
    <w:rsid w:val="00CB2D39"/>
    <w:rsid w:val="00CB2EB0"/>
    <w:rsid w:val="00CB2F56"/>
    <w:rsid w:val="00CB3643"/>
    <w:rsid w:val="00CB41D5"/>
    <w:rsid w:val="00CB49A4"/>
    <w:rsid w:val="00CB4A8A"/>
    <w:rsid w:val="00CB5736"/>
    <w:rsid w:val="00CB5D67"/>
    <w:rsid w:val="00CB610A"/>
    <w:rsid w:val="00CB62B3"/>
    <w:rsid w:val="00CB6367"/>
    <w:rsid w:val="00CB72D1"/>
    <w:rsid w:val="00CB7720"/>
    <w:rsid w:val="00CB7946"/>
    <w:rsid w:val="00CC08C7"/>
    <w:rsid w:val="00CC0F38"/>
    <w:rsid w:val="00CC13B5"/>
    <w:rsid w:val="00CC1639"/>
    <w:rsid w:val="00CC16BF"/>
    <w:rsid w:val="00CC1CA1"/>
    <w:rsid w:val="00CC1EA2"/>
    <w:rsid w:val="00CC2D6B"/>
    <w:rsid w:val="00CC2DAC"/>
    <w:rsid w:val="00CC346C"/>
    <w:rsid w:val="00CC353C"/>
    <w:rsid w:val="00CC436E"/>
    <w:rsid w:val="00CC4981"/>
    <w:rsid w:val="00CC4E23"/>
    <w:rsid w:val="00CC4EA3"/>
    <w:rsid w:val="00CC5920"/>
    <w:rsid w:val="00CC5C91"/>
    <w:rsid w:val="00CC5F40"/>
    <w:rsid w:val="00CC78B6"/>
    <w:rsid w:val="00CD029B"/>
    <w:rsid w:val="00CD0803"/>
    <w:rsid w:val="00CD0B47"/>
    <w:rsid w:val="00CD0FE5"/>
    <w:rsid w:val="00CD11B7"/>
    <w:rsid w:val="00CD23D9"/>
    <w:rsid w:val="00CD3131"/>
    <w:rsid w:val="00CD35DF"/>
    <w:rsid w:val="00CD3A3F"/>
    <w:rsid w:val="00CD3B28"/>
    <w:rsid w:val="00CD3B9C"/>
    <w:rsid w:val="00CD3E5A"/>
    <w:rsid w:val="00CD3F38"/>
    <w:rsid w:val="00CD421E"/>
    <w:rsid w:val="00CD4A8D"/>
    <w:rsid w:val="00CD533C"/>
    <w:rsid w:val="00CD5705"/>
    <w:rsid w:val="00CD57D5"/>
    <w:rsid w:val="00CD63FC"/>
    <w:rsid w:val="00CD6BDB"/>
    <w:rsid w:val="00CD7C09"/>
    <w:rsid w:val="00CE04A4"/>
    <w:rsid w:val="00CE0BFC"/>
    <w:rsid w:val="00CE1429"/>
    <w:rsid w:val="00CE18FB"/>
    <w:rsid w:val="00CE1EB0"/>
    <w:rsid w:val="00CE1F9E"/>
    <w:rsid w:val="00CE2673"/>
    <w:rsid w:val="00CE381D"/>
    <w:rsid w:val="00CE41CC"/>
    <w:rsid w:val="00CE4370"/>
    <w:rsid w:val="00CE4E1B"/>
    <w:rsid w:val="00CE53F1"/>
    <w:rsid w:val="00CE556F"/>
    <w:rsid w:val="00CE5D4A"/>
    <w:rsid w:val="00CE5EEC"/>
    <w:rsid w:val="00CE620A"/>
    <w:rsid w:val="00CE6A7A"/>
    <w:rsid w:val="00CE7719"/>
    <w:rsid w:val="00CE7E2F"/>
    <w:rsid w:val="00CE7E3B"/>
    <w:rsid w:val="00CE7EEE"/>
    <w:rsid w:val="00CF0272"/>
    <w:rsid w:val="00CF0B7B"/>
    <w:rsid w:val="00CF0F2F"/>
    <w:rsid w:val="00CF145E"/>
    <w:rsid w:val="00CF151F"/>
    <w:rsid w:val="00CF3A99"/>
    <w:rsid w:val="00CF5566"/>
    <w:rsid w:val="00CF55C3"/>
    <w:rsid w:val="00CF5911"/>
    <w:rsid w:val="00CF59AA"/>
    <w:rsid w:val="00CF6423"/>
    <w:rsid w:val="00CF758C"/>
    <w:rsid w:val="00D00615"/>
    <w:rsid w:val="00D0077C"/>
    <w:rsid w:val="00D01675"/>
    <w:rsid w:val="00D0185F"/>
    <w:rsid w:val="00D023C1"/>
    <w:rsid w:val="00D02B66"/>
    <w:rsid w:val="00D03261"/>
    <w:rsid w:val="00D04A76"/>
    <w:rsid w:val="00D04A86"/>
    <w:rsid w:val="00D06436"/>
    <w:rsid w:val="00D0684D"/>
    <w:rsid w:val="00D06F31"/>
    <w:rsid w:val="00D06FB0"/>
    <w:rsid w:val="00D071E9"/>
    <w:rsid w:val="00D078F6"/>
    <w:rsid w:val="00D11054"/>
    <w:rsid w:val="00D11061"/>
    <w:rsid w:val="00D11112"/>
    <w:rsid w:val="00D114DE"/>
    <w:rsid w:val="00D115EE"/>
    <w:rsid w:val="00D11AFF"/>
    <w:rsid w:val="00D11E11"/>
    <w:rsid w:val="00D120DE"/>
    <w:rsid w:val="00D122C0"/>
    <w:rsid w:val="00D123A7"/>
    <w:rsid w:val="00D133D6"/>
    <w:rsid w:val="00D1344C"/>
    <w:rsid w:val="00D1431E"/>
    <w:rsid w:val="00D14E0D"/>
    <w:rsid w:val="00D15B08"/>
    <w:rsid w:val="00D15B67"/>
    <w:rsid w:val="00D15BBF"/>
    <w:rsid w:val="00D164FF"/>
    <w:rsid w:val="00D16556"/>
    <w:rsid w:val="00D17432"/>
    <w:rsid w:val="00D2077C"/>
    <w:rsid w:val="00D208A5"/>
    <w:rsid w:val="00D2145E"/>
    <w:rsid w:val="00D21A9E"/>
    <w:rsid w:val="00D22ED1"/>
    <w:rsid w:val="00D23340"/>
    <w:rsid w:val="00D23AC0"/>
    <w:rsid w:val="00D25AC9"/>
    <w:rsid w:val="00D26029"/>
    <w:rsid w:val="00D2654C"/>
    <w:rsid w:val="00D26616"/>
    <w:rsid w:val="00D2669E"/>
    <w:rsid w:val="00D2778B"/>
    <w:rsid w:val="00D31C55"/>
    <w:rsid w:val="00D3215E"/>
    <w:rsid w:val="00D3227C"/>
    <w:rsid w:val="00D323CA"/>
    <w:rsid w:val="00D326E9"/>
    <w:rsid w:val="00D329A4"/>
    <w:rsid w:val="00D32B86"/>
    <w:rsid w:val="00D32BC1"/>
    <w:rsid w:val="00D332A2"/>
    <w:rsid w:val="00D33688"/>
    <w:rsid w:val="00D3436F"/>
    <w:rsid w:val="00D34506"/>
    <w:rsid w:val="00D34CEE"/>
    <w:rsid w:val="00D34DFB"/>
    <w:rsid w:val="00D3583E"/>
    <w:rsid w:val="00D35A77"/>
    <w:rsid w:val="00D378FC"/>
    <w:rsid w:val="00D37F4D"/>
    <w:rsid w:val="00D40784"/>
    <w:rsid w:val="00D40785"/>
    <w:rsid w:val="00D40B0F"/>
    <w:rsid w:val="00D41A27"/>
    <w:rsid w:val="00D42DE6"/>
    <w:rsid w:val="00D43800"/>
    <w:rsid w:val="00D43C72"/>
    <w:rsid w:val="00D43E5B"/>
    <w:rsid w:val="00D4425F"/>
    <w:rsid w:val="00D44E93"/>
    <w:rsid w:val="00D44EBC"/>
    <w:rsid w:val="00D45CF8"/>
    <w:rsid w:val="00D46060"/>
    <w:rsid w:val="00D4654B"/>
    <w:rsid w:val="00D46729"/>
    <w:rsid w:val="00D46A02"/>
    <w:rsid w:val="00D46C8E"/>
    <w:rsid w:val="00D4775C"/>
    <w:rsid w:val="00D47AFB"/>
    <w:rsid w:val="00D506E0"/>
    <w:rsid w:val="00D50C6C"/>
    <w:rsid w:val="00D51DAB"/>
    <w:rsid w:val="00D5210B"/>
    <w:rsid w:val="00D5270E"/>
    <w:rsid w:val="00D52E36"/>
    <w:rsid w:val="00D534F1"/>
    <w:rsid w:val="00D535FC"/>
    <w:rsid w:val="00D53F3F"/>
    <w:rsid w:val="00D54287"/>
    <w:rsid w:val="00D54AB4"/>
    <w:rsid w:val="00D54D45"/>
    <w:rsid w:val="00D55C77"/>
    <w:rsid w:val="00D55D57"/>
    <w:rsid w:val="00D56008"/>
    <w:rsid w:val="00D5617A"/>
    <w:rsid w:val="00D5628F"/>
    <w:rsid w:val="00D5694F"/>
    <w:rsid w:val="00D57D79"/>
    <w:rsid w:val="00D6009B"/>
    <w:rsid w:val="00D60929"/>
    <w:rsid w:val="00D60C82"/>
    <w:rsid w:val="00D60EFB"/>
    <w:rsid w:val="00D6132C"/>
    <w:rsid w:val="00D623D3"/>
    <w:rsid w:val="00D627EB"/>
    <w:rsid w:val="00D62A00"/>
    <w:rsid w:val="00D62B94"/>
    <w:rsid w:val="00D635AC"/>
    <w:rsid w:val="00D638FD"/>
    <w:rsid w:val="00D64C02"/>
    <w:rsid w:val="00D6516E"/>
    <w:rsid w:val="00D65266"/>
    <w:rsid w:val="00D659C2"/>
    <w:rsid w:val="00D65BB4"/>
    <w:rsid w:val="00D66120"/>
    <w:rsid w:val="00D67119"/>
    <w:rsid w:val="00D67194"/>
    <w:rsid w:val="00D703D3"/>
    <w:rsid w:val="00D706E3"/>
    <w:rsid w:val="00D70970"/>
    <w:rsid w:val="00D719F2"/>
    <w:rsid w:val="00D71FDD"/>
    <w:rsid w:val="00D727B7"/>
    <w:rsid w:val="00D729E4"/>
    <w:rsid w:val="00D73FE0"/>
    <w:rsid w:val="00D744ED"/>
    <w:rsid w:val="00D74DB5"/>
    <w:rsid w:val="00D74E48"/>
    <w:rsid w:val="00D74FB0"/>
    <w:rsid w:val="00D7504A"/>
    <w:rsid w:val="00D757BD"/>
    <w:rsid w:val="00D770E0"/>
    <w:rsid w:val="00D77216"/>
    <w:rsid w:val="00D77D69"/>
    <w:rsid w:val="00D803B6"/>
    <w:rsid w:val="00D806C5"/>
    <w:rsid w:val="00D8213A"/>
    <w:rsid w:val="00D833F4"/>
    <w:rsid w:val="00D83548"/>
    <w:rsid w:val="00D8354F"/>
    <w:rsid w:val="00D83DD7"/>
    <w:rsid w:val="00D84573"/>
    <w:rsid w:val="00D84A72"/>
    <w:rsid w:val="00D85BAA"/>
    <w:rsid w:val="00D85CF1"/>
    <w:rsid w:val="00D86040"/>
    <w:rsid w:val="00D86866"/>
    <w:rsid w:val="00D871B4"/>
    <w:rsid w:val="00D878B1"/>
    <w:rsid w:val="00D87D6E"/>
    <w:rsid w:val="00D90DDF"/>
    <w:rsid w:val="00D90E9D"/>
    <w:rsid w:val="00D90EC7"/>
    <w:rsid w:val="00D90F00"/>
    <w:rsid w:val="00D9163C"/>
    <w:rsid w:val="00D91877"/>
    <w:rsid w:val="00D92386"/>
    <w:rsid w:val="00D9259A"/>
    <w:rsid w:val="00D92A9D"/>
    <w:rsid w:val="00D93128"/>
    <w:rsid w:val="00D93606"/>
    <w:rsid w:val="00D93E6A"/>
    <w:rsid w:val="00D9402F"/>
    <w:rsid w:val="00D94BCB"/>
    <w:rsid w:val="00D94C2A"/>
    <w:rsid w:val="00D9585E"/>
    <w:rsid w:val="00D96D1B"/>
    <w:rsid w:val="00D971CB"/>
    <w:rsid w:val="00DA0258"/>
    <w:rsid w:val="00DA0517"/>
    <w:rsid w:val="00DA1404"/>
    <w:rsid w:val="00DA15AB"/>
    <w:rsid w:val="00DA166D"/>
    <w:rsid w:val="00DA1B4C"/>
    <w:rsid w:val="00DA3062"/>
    <w:rsid w:val="00DA39F5"/>
    <w:rsid w:val="00DA3F21"/>
    <w:rsid w:val="00DA3FA0"/>
    <w:rsid w:val="00DA40E5"/>
    <w:rsid w:val="00DA46F4"/>
    <w:rsid w:val="00DA4B86"/>
    <w:rsid w:val="00DA4E32"/>
    <w:rsid w:val="00DA6D7E"/>
    <w:rsid w:val="00DA6FDD"/>
    <w:rsid w:val="00DA75E1"/>
    <w:rsid w:val="00DA7C9C"/>
    <w:rsid w:val="00DB00AF"/>
    <w:rsid w:val="00DB0B47"/>
    <w:rsid w:val="00DB0D30"/>
    <w:rsid w:val="00DB201C"/>
    <w:rsid w:val="00DB203E"/>
    <w:rsid w:val="00DB27CC"/>
    <w:rsid w:val="00DB2CCE"/>
    <w:rsid w:val="00DB3408"/>
    <w:rsid w:val="00DB3C2B"/>
    <w:rsid w:val="00DB5007"/>
    <w:rsid w:val="00DB6114"/>
    <w:rsid w:val="00DB6185"/>
    <w:rsid w:val="00DB63CA"/>
    <w:rsid w:val="00DB6566"/>
    <w:rsid w:val="00DB69D1"/>
    <w:rsid w:val="00DB7093"/>
    <w:rsid w:val="00DB7AC5"/>
    <w:rsid w:val="00DB7AF9"/>
    <w:rsid w:val="00DB7BEA"/>
    <w:rsid w:val="00DB7EAF"/>
    <w:rsid w:val="00DC064F"/>
    <w:rsid w:val="00DC06D8"/>
    <w:rsid w:val="00DC08ED"/>
    <w:rsid w:val="00DC0932"/>
    <w:rsid w:val="00DC0C7F"/>
    <w:rsid w:val="00DC0CD8"/>
    <w:rsid w:val="00DC1C9C"/>
    <w:rsid w:val="00DC4ADD"/>
    <w:rsid w:val="00DC4C61"/>
    <w:rsid w:val="00DC4ECE"/>
    <w:rsid w:val="00DC4F3B"/>
    <w:rsid w:val="00DC503A"/>
    <w:rsid w:val="00DC69E1"/>
    <w:rsid w:val="00DC6E42"/>
    <w:rsid w:val="00DC741E"/>
    <w:rsid w:val="00DC768D"/>
    <w:rsid w:val="00DD0893"/>
    <w:rsid w:val="00DD0ECD"/>
    <w:rsid w:val="00DD15B6"/>
    <w:rsid w:val="00DD1656"/>
    <w:rsid w:val="00DD19F7"/>
    <w:rsid w:val="00DD1D37"/>
    <w:rsid w:val="00DD285A"/>
    <w:rsid w:val="00DD2BDD"/>
    <w:rsid w:val="00DD3645"/>
    <w:rsid w:val="00DD3BD9"/>
    <w:rsid w:val="00DD3E4E"/>
    <w:rsid w:val="00DD3FA9"/>
    <w:rsid w:val="00DD40A6"/>
    <w:rsid w:val="00DD44C1"/>
    <w:rsid w:val="00DD4720"/>
    <w:rsid w:val="00DD485F"/>
    <w:rsid w:val="00DD51BD"/>
    <w:rsid w:val="00DD56D9"/>
    <w:rsid w:val="00DD602B"/>
    <w:rsid w:val="00DD657E"/>
    <w:rsid w:val="00DD6A9D"/>
    <w:rsid w:val="00DD70DD"/>
    <w:rsid w:val="00DD7F84"/>
    <w:rsid w:val="00DE05AA"/>
    <w:rsid w:val="00DE0D4B"/>
    <w:rsid w:val="00DE1B0C"/>
    <w:rsid w:val="00DE2480"/>
    <w:rsid w:val="00DE28B6"/>
    <w:rsid w:val="00DE3278"/>
    <w:rsid w:val="00DE38D3"/>
    <w:rsid w:val="00DE4666"/>
    <w:rsid w:val="00DE47DF"/>
    <w:rsid w:val="00DE4B99"/>
    <w:rsid w:val="00DE55C8"/>
    <w:rsid w:val="00DE5DD4"/>
    <w:rsid w:val="00DF01A1"/>
    <w:rsid w:val="00DF125A"/>
    <w:rsid w:val="00DF1806"/>
    <w:rsid w:val="00DF23C0"/>
    <w:rsid w:val="00DF24B8"/>
    <w:rsid w:val="00DF2BA3"/>
    <w:rsid w:val="00DF30E4"/>
    <w:rsid w:val="00DF38E6"/>
    <w:rsid w:val="00DF4311"/>
    <w:rsid w:val="00DF4658"/>
    <w:rsid w:val="00DF46AC"/>
    <w:rsid w:val="00DF493A"/>
    <w:rsid w:val="00DF4FFE"/>
    <w:rsid w:val="00DF52D8"/>
    <w:rsid w:val="00DF57E1"/>
    <w:rsid w:val="00DF5E67"/>
    <w:rsid w:val="00DF6513"/>
    <w:rsid w:val="00DF656D"/>
    <w:rsid w:val="00DF6954"/>
    <w:rsid w:val="00DF6A41"/>
    <w:rsid w:val="00DF78B3"/>
    <w:rsid w:val="00DF7EA8"/>
    <w:rsid w:val="00E002A1"/>
    <w:rsid w:val="00E008C2"/>
    <w:rsid w:val="00E011C8"/>
    <w:rsid w:val="00E0231E"/>
    <w:rsid w:val="00E0246F"/>
    <w:rsid w:val="00E026BD"/>
    <w:rsid w:val="00E02F1D"/>
    <w:rsid w:val="00E030C6"/>
    <w:rsid w:val="00E04022"/>
    <w:rsid w:val="00E05FD8"/>
    <w:rsid w:val="00E0600B"/>
    <w:rsid w:val="00E061FC"/>
    <w:rsid w:val="00E067D0"/>
    <w:rsid w:val="00E06A59"/>
    <w:rsid w:val="00E06B9A"/>
    <w:rsid w:val="00E07240"/>
    <w:rsid w:val="00E076A6"/>
    <w:rsid w:val="00E10B65"/>
    <w:rsid w:val="00E10C90"/>
    <w:rsid w:val="00E10E9B"/>
    <w:rsid w:val="00E10F5F"/>
    <w:rsid w:val="00E1196D"/>
    <w:rsid w:val="00E11F6B"/>
    <w:rsid w:val="00E12B84"/>
    <w:rsid w:val="00E12CD5"/>
    <w:rsid w:val="00E13710"/>
    <w:rsid w:val="00E13B81"/>
    <w:rsid w:val="00E14552"/>
    <w:rsid w:val="00E14907"/>
    <w:rsid w:val="00E14A51"/>
    <w:rsid w:val="00E14F85"/>
    <w:rsid w:val="00E1626B"/>
    <w:rsid w:val="00E167A8"/>
    <w:rsid w:val="00E16DB1"/>
    <w:rsid w:val="00E175DE"/>
    <w:rsid w:val="00E20269"/>
    <w:rsid w:val="00E21163"/>
    <w:rsid w:val="00E21C6F"/>
    <w:rsid w:val="00E21FFE"/>
    <w:rsid w:val="00E228BC"/>
    <w:rsid w:val="00E22B2A"/>
    <w:rsid w:val="00E2305C"/>
    <w:rsid w:val="00E231AF"/>
    <w:rsid w:val="00E23378"/>
    <w:rsid w:val="00E23779"/>
    <w:rsid w:val="00E245E5"/>
    <w:rsid w:val="00E248C8"/>
    <w:rsid w:val="00E24AB8"/>
    <w:rsid w:val="00E25419"/>
    <w:rsid w:val="00E26A5B"/>
    <w:rsid w:val="00E26FA1"/>
    <w:rsid w:val="00E270E1"/>
    <w:rsid w:val="00E275C5"/>
    <w:rsid w:val="00E27A3E"/>
    <w:rsid w:val="00E27B11"/>
    <w:rsid w:val="00E27C31"/>
    <w:rsid w:val="00E3065C"/>
    <w:rsid w:val="00E317A4"/>
    <w:rsid w:val="00E33F48"/>
    <w:rsid w:val="00E3500E"/>
    <w:rsid w:val="00E35220"/>
    <w:rsid w:val="00E352A0"/>
    <w:rsid w:val="00E35B5D"/>
    <w:rsid w:val="00E35F62"/>
    <w:rsid w:val="00E35F7B"/>
    <w:rsid w:val="00E3608E"/>
    <w:rsid w:val="00E37B56"/>
    <w:rsid w:val="00E37FEA"/>
    <w:rsid w:val="00E4066E"/>
    <w:rsid w:val="00E40EA0"/>
    <w:rsid w:val="00E41664"/>
    <w:rsid w:val="00E42A4C"/>
    <w:rsid w:val="00E43CDA"/>
    <w:rsid w:val="00E43EAF"/>
    <w:rsid w:val="00E43F19"/>
    <w:rsid w:val="00E43FD3"/>
    <w:rsid w:val="00E4530B"/>
    <w:rsid w:val="00E45496"/>
    <w:rsid w:val="00E455A2"/>
    <w:rsid w:val="00E45E44"/>
    <w:rsid w:val="00E46860"/>
    <w:rsid w:val="00E470AD"/>
    <w:rsid w:val="00E471D4"/>
    <w:rsid w:val="00E476D2"/>
    <w:rsid w:val="00E47760"/>
    <w:rsid w:val="00E47D08"/>
    <w:rsid w:val="00E47EAB"/>
    <w:rsid w:val="00E47FF1"/>
    <w:rsid w:val="00E509E2"/>
    <w:rsid w:val="00E50A5A"/>
    <w:rsid w:val="00E50BC3"/>
    <w:rsid w:val="00E52026"/>
    <w:rsid w:val="00E5221C"/>
    <w:rsid w:val="00E5297E"/>
    <w:rsid w:val="00E52F18"/>
    <w:rsid w:val="00E532DD"/>
    <w:rsid w:val="00E5490E"/>
    <w:rsid w:val="00E54B5F"/>
    <w:rsid w:val="00E54D10"/>
    <w:rsid w:val="00E55057"/>
    <w:rsid w:val="00E55D34"/>
    <w:rsid w:val="00E55E23"/>
    <w:rsid w:val="00E56470"/>
    <w:rsid w:val="00E565B5"/>
    <w:rsid w:val="00E56A5C"/>
    <w:rsid w:val="00E5704D"/>
    <w:rsid w:val="00E57902"/>
    <w:rsid w:val="00E60C7F"/>
    <w:rsid w:val="00E61194"/>
    <w:rsid w:val="00E616FE"/>
    <w:rsid w:val="00E618E1"/>
    <w:rsid w:val="00E623EA"/>
    <w:rsid w:val="00E6249A"/>
    <w:rsid w:val="00E635AE"/>
    <w:rsid w:val="00E64AC7"/>
    <w:rsid w:val="00E64E66"/>
    <w:rsid w:val="00E65391"/>
    <w:rsid w:val="00E65482"/>
    <w:rsid w:val="00E6674F"/>
    <w:rsid w:val="00E67654"/>
    <w:rsid w:val="00E67755"/>
    <w:rsid w:val="00E678A3"/>
    <w:rsid w:val="00E6792F"/>
    <w:rsid w:val="00E67DFA"/>
    <w:rsid w:val="00E71152"/>
    <w:rsid w:val="00E71E0C"/>
    <w:rsid w:val="00E71F2A"/>
    <w:rsid w:val="00E720A2"/>
    <w:rsid w:val="00E7260A"/>
    <w:rsid w:val="00E729D2"/>
    <w:rsid w:val="00E73223"/>
    <w:rsid w:val="00E73276"/>
    <w:rsid w:val="00E73361"/>
    <w:rsid w:val="00E73C28"/>
    <w:rsid w:val="00E7415C"/>
    <w:rsid w:val="00E74350"/>
    <w:rsid w:val="00E745F7"/>
    <w:rsid w:val="00E74745"/>
    <w:rsid w:val="00E74845"/>
    <w:rsid w:val="00E752E7"/>
    <w:rsid w:val="00E7557E"/>
    <w:rsid w:val="00E7570B"/>
    <w:rsid w:val="00E75E17"/>
    <w:rsid w:val="00E76611"/>
    <w:rsid w:val="00E76E9E"/>
    <w:rsid w:val="00E770BC"/>
    <w:rsid w:val="00E7789C"/>
    <w:rsid w:val="00E77DC7"/>
    <w:rsid w:val="00E82223"/>
    <w:rsid w:val="00E82DFD"/>
    <w:rsid w:val="00E82EE9"/>
    <w:rsid w:val="00E82F6A"/>
    <w:rsid w:val="00E82FAA"/>
    <w:rsid w:val="00E8517F"/>
    <w:rsid w:val="00E86012"/>
    <w:rsid w:val="00E87929"/>
    <w:rsid w:val="00E90141"/>
    <w:rsid w:val="00E90E21"/>
    <w:rsid w:val="00E91216"/>
    <w:rsid w:val="00E91571"/>
    <w:rsid w:val="00E91906"/>
    <w:rsid w:val="00E92ACC"/>
    <w:rsid w:val="00E935D4"/>
    <w:rsid w:val="00E93B64"/>
    <w:rsid w:val="00E93FC6"/>
    <w:rsid w:val="00E941CE"/>
    <w:rsid w:val="00E941D0"/>
    <w:rsid w:val="00E9466D"/>
    <w:rsid w:val="00E95E32"/>
    <w:rsid w:val="00E9617E"/>
    <w:rsid w:val="00E96450"/>
    <w:rsid w:val="00E97ACA"/>
    <w:rsid w:val="00E97DC1"/>
    <w:rsid w:val="00EA028E"/>
    <w:rsid w:val="00EA0485"/>
    <w:rsid w:val="00EA093D"/>
    <w:rsid w:val="00EA0D29"/>
    <w:rsid w:val="00EA1162"/>
    <w:rsid w:val="00EA19B6"/>
    <w:rsid w:val="00EA2619"/>
    <w:rsid w:val="00EA2872"/>
    <w:rsid w:val="00EA2897"/>
    <w:rsid w:val="00EA2DF5"/>
    <w:rsid w:val="00EA3787"/>
    <w:rsid w:val="00EA39E8"/>
    <w:rsid w:val="00EA3C8F"/>
    <w:rsid w:val="00EA407F"/>
    <w:rsid w:val="00EA4933"/>
    <w:rsid w:val="00EA4B9A"/>
    <w:rsid w:val="00EA5B9B"/>
    <w:rsid w:val="00EA6ACD"/>
    <w:rsid w:val="00EA7302"/>
    <w:rsid w:val="00EA7A28"/>
    <w:rsid w:val="00EA7A45"/>
    <w:rsid w:val="00EA7AEB"/>
    <w:rsid w:val="00EB0660"/>
    <w:rsid w:val="00EB072A"/>
    <w:rsid w:val="00EB0733"/>
    <w:rsid w:val="00EB0AB2"/>
    <w:rsid w:val="00EB0C29"/>
    <w:rsid w:val="00EB15BF"/>
    <w:rsid w:val="00EB2DEA"/>
    <w:rsid w:val="00EB2E93"/>
    <w:rsid w:val="00EB2EEF"/>
    <w:rsid w:val="00EB3AE8"/>
    <w:rsid w:val="00EB3CF1"/>
    <w:rsid w:val="00EB49ED"/>
    <w:rsid w:val="00EB4E11"/>
    <w:rsid w:val="00EB4F1C"/>
    <w:rsid w:val="00EB50E3"/>
    <w:rsid w:val="00EB535C"/>
    <w:rsid w:val="00EB591B"/>
    <w:rsid w:val="00EB60D4"/>
    <w:rsid w:val="00EB645C"/>
    <w:rsid w:val="00EB6E13"/>
    <w:rsid w:val="00EB768E"/>
    <w:rsid w:val="00EB79BF"/>
    <w:rsid w:val="00EC11F7"/>
    <w:rsid w:val="00EC20EA"/>
    <w:rsid w:val="00EC2B5A"/>
    <w:rsid w:val="00EC520F"/>
    <w:rsid w:val="00EC5632"/>
    <w:rsid w:val="00EC5F48"/>
    <w:rsid w:val="00EC6058"/>
    <w:rsid w:val="00EC62C5"/>
    <w:rsid w:val="00EC645B"/>
    <w:rsid w:val="00EC6B91"/>
    <w:rsid w:val="00EC6F4B"/>
    <w:rsid w:val="00EC74E5"/>
    <w:rsid w:val="00EC777E"/>
    <w:rsid w:val="00EC77C9"/>
    <w:rsid w:val="00EC7F07"/>
    <w:rsid w:val="00ED12A0"/>
    <w:rsid w:val="00ED1A3B"/>
    <w:rsid w:val="00ED29D2"/>
    <w:rsid w:val="00ED2B0E"/>
    <w:rsid w:val="00ED2BA9"/>
    <w:rsid w:val="00ED2DA5"/>
    <w:rsid w:val="00ED3480"/>
    <w:rsid w:val="00ED396E"/>
    <w:rsid w:val="00ED423E"/>
    <w:rsid w:val="00ED42EA"/>
    <w:rsid w:val="00ED46DB"/>
    <w:rsid w:val="00ED4DBB"/>
    <w:rsid w:val="00ED4FF3"/>
    <w:rsid w:val="00ED52EA"/>
    <w:rsid w:val="00ED5426"/>
    <w:rsid w:val="00ED66A0"/>
    <w:rsid w:val="00ED6CD1"/>
    <w:rsid w:val="00ED6D10"/>
    <w:rsid w:val="00ED700D"/>
    <w:rsid w:val="00ED758F"/>
    <w:rsid w:val="00ED759A"/>
    <w:rsid w:val="00ED76AF"/>
    <w:rsid w:val="00EE0CA4"/>
    <w:rsid w:val="00EE1165"/>
    <w:rsid w:val="00EE11AA"/>
    <w:rsid w:val="00EE1539"/>
    <w:rsid w:val="00EE18BC"/>
    <w:rsid w:val="00EE190A"/>
    <w:rsid w:val="00EE19B2"/>
    <w:rsid w:val="00EE2D85"/>
    <w:rsid w:val="00EE3036"/>
    <w:rsid w:val="00EE31D3"/>
    <w:rsid w:val="00EE32DC"/>
    <w:rsid w:val="00EE3E73"/>
    <w:rsid w:val="00EE7588"/>
    <w:rsid w:val="00EF0052"/>
    <w:rsid w:val="00EF08D0"/>
    <w:rsid w:val="00EF0BA2"/>
    <w:rsid w:val="00EF1301"/>
    <w:rsid w:val="00EF2467"/>
    <w:rsid w:val="00EF2FBF"/>
    <w:rsid w:val="00EF31F3"/>
    <w:rsid w:val="00EF3361"/>
    <w:rsid w:val="00EF3AA8"/>
    <w:rsid w:val="00EF3E98"/>
    <w:rsid w:val="00EF465C"/>
    <w:rsid w:val="00EF4AB9"/>
    <w:rsid w:val="00EF518B"/>
    <w:rsid w:val="00EF51BB"/>
    <w:rsid w:val="00EF5DD1"/>
    <w:rsid w:val="00EF6384"/>
    <w:rsid w:val="00EF6A8B"/>
    <w:rsid w:val="00EF7094"/>
    <w:rsid w:val="00F00561"/>
    <w:rsid w:val="00F00734"/>
    <w:rsid w:val="00F011A7"/>
    <w:rsid w:val="00F01619"/>
    <w:rsid w:val="00F02287"/>
    <w:rsid w:val="00F028C1"/>
    <w:rsid w:val="00F044DB"/>
    <w:rsid w:val="00F046A8"/>
    <w:rsid w:val="00F049F4"/>
    <w:rsid w:val="00F04A94"/>
    <w:rsid w:val="00F04DB9"/>
    <w:rsid w:val="00F04FED"/>
    <w:rsid w:val="00F05355"/>
    <w:rsid w:val="00F05C54"/>
    <w:rsid w:val="00F065F2"/>
    <w:rsid w:val="00F06F44"/>
    <w:rsid w:val="00F071ED"/>
    <w:rsid w:val="00F07774"/>
    <w:rsid w:val="00F1095A"/>
    <w:rsid w:val="00F10D14"/>
    <w:rsid w:val="00F11121"/>
    <w:rsid w:val="00F115B3"/>
    <w:rsid w:val="00F117A1"/>
    <w:rsid w:val="00F12875"/>
    <w:rsid w:val="00F12FB2"/>
    <w:rsid w:val="00F1357C"/>
    <w:rsid w:val="00F14430"/>
    <w:rsid w:val="00F14626"/>
    <w:rsid w:val="00F14FC0"/>
    <w:rsid w:val="00F156A5"/>
    <w:rsid w:val="00F1586A"/>
    <w:rsid w:val="00F15A32"/>
    <w:rsid w:val="00F15E76"/>
    <w:rsid w:val="00F162F4"/>
    <w:rsid w:val="00F16452"/>
    <w:rsid w:val="00F16531"/>
    <w:rsid w:val="00F173AE"/>
    <w:rsid w:val="00F1773C"/>
    <w:rsid w:val="00F17B6A"/>
    <w:rsid w:val="00F17C35"/>
    <w:rsid w:val="00F201FD"/>
    <w:rsid w:val="00F2062D"/>
    <w:rsid w:val="00F213F5"/>
    <w:rsid w:val="00F215AA"/>
    <w:rsid w:val="00F2199E"/>
    <w:rsid w:val="00F22E1E"/>
    <w:rsid w:val="00F23C8E"/>
    <w:rsid w:val="00F24B10"/>
    <w:rsid w:val="00F257F2"/>
    <w:rsid w:val="00F26104"/>
    <w:rsid w:val="00F261ED"/>
    <w:rsid w:val="00F263BF"/>
    <w:rsid w:val="00F27E32"/>
    <w:rsid w:val="00F3011C"/>
    <w:rsid w:val="00F30743"/>
    <w:rsid w:val="00F31A33"/>
    <w:rsid w:val="00F3323C"/>
    <w:rsid w:val="00F337CE"/>
    <w:rsid w:val="00F3385C"/>
    <w:rsid w:val="00F34142"/>
    <w:rsid w:val="00F34586"/>
    <w:rsid w:val="00F34941"/>
    <w:rsid w:val="00F34E26"/>
    <w:rsid w:val="00F357AE"/>
    <w:rsid w:val="00F3594C"/>
    <w:rsid w:val="00F36170"/>
    <w:rsid w:val="00F36544"/>
    <w:rsid w:val="00F3675C"/>
    <w:rsid w:val="00F372DE"/>
    <w:rsid w:val="00F374F7"/>
    <w:rsid w:val="00F3791F"/>
    <w:rsid w:val="00F40401"/>
    <w:rsid w:val="00F40DEA"/>
    <w:rsid w:val="00F416DB"/>
    <w:rsid w:val="00F41A4B"/>
    <w:rsid w:val="00F421A1"/>
    <w:rsid w:val="00F42C75"/>
    <w:rsid w:val="00F430A4"/>
    <w:rsid w:val="00F436A4"/>
    <w:rsid w:val="00F44B07"/>
    <w:rsid w:val="00F4549F"/>
    <w:rsid w:val="00F45757"/>
    <w:rsid w:val="00F4657E"/>
    <w:rsid w:val="00F471C0"/>
    <w:rsid w:val="00F471E3"/>
    <w:rsid w:val="00F474A6"/>
    <w:rsid w:val="00F475C9"/>
    <w:rsid w:val="00F4783A"/>
    <w:rsid w:val="00F500F7"/>
    <w:rsid w:val="00F50EFA"/>
    <w:rsid w:val="00F510CF"/>
    <w:rsid w:val="00F512A2"/>
    <w:rsid w:val="00F519E9"/>
    <w:rsid w:val="00F52944"/>
    <w:rsid w:val="00F5318F"/>
    <w:rsid w:val="00F547DD"/>
    <w:rsid w:val="00F54C7B"/>
    <w:rsid w:val="00F556B6"/>
    <w:rsid w:val="00F55749"/>
    <w:rsid w:val="00F5594E"/>
    <w:rsid w:val="00F5674A"/>
    <w:rsid w:val="00F56DDF"/>
    <w:rsid w:val="00F5713D"/>
    <w:rsid w:val="00F57256"/>
    <w:rsid w:val="00F57BBF"/>
    <w:rsid w:val="00F60250"/>
    <w:rsid w:val="00F60286"/>
    <w:rsid w:val="00F60CDA"/>
    <w:rsid w:val="00F60F3F"/>
    <w:rsid w:val="00F61938"/>
    <w:rsid w:val="00F62E6F"/>
    <w:rsid w:val="00F63129"/>
    <w:rsid w:val="00F6413C"/>
    <w:rsid w:val="00F65853"/>
    <w:rsid w:val="00F6593C"/>
    <w:rsid w:val="00F6596D"/>
    <w:rsid w:val="00F659C6"/>
    <w:rsid w:val="00F6636A"/>
    <w:rsid w:val="00F672EA"/>
    <w:rsid w:val="00F67B81"/>
    <w:rsid w:val="00F67E41"/>
    <w:rsid w:val="00F7016C"/>
    <w:rsid w:val="00F703BE"/>
    <w:rsid w:val="00F71466"/>
    <w:rsid w:val="00F7159A"/>
    <w:rsid w:val="00F71C03"/>
    <w:rsid w:val="00F71E7E"/>
    <w:rsid w:val="00F72316"/>
    <w:rsid w:val="00F72AED"/>
    <w:rsid w:val="00F72F70"/>
    <w:rsid w:val="00F7303E"/>
    <w:rsid w:val="00F731F9"/>
    <w:rsid w:val="00F735FD"/>
    <w:rsid w:val="00F73645"/>
    <w:rsid w:val="00F7374C"/>
    <w:rsid w:val="00F73855"/>
    <w:rsid w:val="00F741A5"/>
    <w:rsid w:val="00F7439F"/>
    <w:rsid w:val="00F7443A"/>
    <w:rsid w:val="00F758AA"/>
    <w:rsid w:val="00F75A1A"/>
    <w:rsid w:val="00F76321"/>
    <w:rsid w:val="00F7695A"/>
    <w:rsid w:val="00F76C4A"/>
    <w:rsid w:val="00F76CD2"/>
    <w:rsid w:val="00F776E2"/>
    <w:rsid w:val="00F7792C"/>
    <w:rsid w:val="00F809FD"/>
    <w:rsid w:val="00F82CAC"/>
    <w:rsid w:val="00F8314A"/>
    <w:rsid w:val="00F832B8"/>
    <w:rsid w:val="00F847C3"/>
    <w:rsid w:val="00F848FE"/>
    <w:rsid w:val="00F8528F"/>
    <w:rsid w:val="00F863FC"/>
    <w:rsid w:val="00F86FE7"/>
    <w:rsid w:val="00F8713F"/>
    <w:rsid w:val="00F9004D"/>
    <w:rsid w:val="00F90412"/>
    <w:rsid w:val="00F9081D"/>
    <w:rsid w:val="00F9197D"/>
    <w:rsid w:val="00F91C51"/>
    <w:rsid w:val="00F91C80"/>
    <w:rsid w:val="00F920E8"/>
    <w:rsid w:val="00F9260C"/>
    <w:rsid w:val="00F9300C"/>
    <w:rsid w:val="00F93883"/>
    <w:rsid w:val="00F957C5"/>
    <w:rsid w:val="00F96119"/>
    <w:rsid w:val="00F961E5"/>
    <w:rsid w:val="00F961F4"/>
    <w:rsid w:val="00F97CE1"/>
    <w:rsid w:val="00FA092F"/>
    <w:rsid w:val="00FA0ED0"/>
    <w:rsid w:val="00FA198E"/>
    <w:rsid w:val="00FA1CBB"/>
    <w:rsid w:val="00FA2590"/>
    <w:rsid w:val="00FA2C2B"/>
    <w:rsid w:val="00FA2C4F"/>
    <w:rsid w:val="00FA2DAD"/>
    <w:rsid w:val="00FA2F8E"/>
    <w:rsid w:val="00FA4EB1"/>
    <w:rsid w:val="00FA5D82"/>
    <w:rsid w:val="00FA5F11"/>
    <w:rsid w:val="00FA6309"/>
    <w:rsid w:val="00FA6473"/>
    <w:rsid w:val="00FA6C38"/>
    <w:rsid w:val="00FA6DA6"/>
    <w:rsid w:val="00FA75CF"/>
    <w:rsid w:val="00FB0343"/>
    <w:rsid w:val="00FB0456"/>
    <w:rsid w:val="00FB0461"/>
    <w:rsid w:val="00FB0D7E"/>
    <w:rsid w:val="00FB1577"/>
    <w:rsid w:val="00FB1892"/>
    <w:rsid w:val="00FB2159"/>
    <w:rsid w:val="00FB2D3E"/>
    <w:rsid w:val="00FB2D6D"/>
    <w:rsid w:val="00FB2DD9"/>
    <w:rsid w:val="00FB31EA"/>
    <w:rsid w:val="00FB3A12"/>
    <w:rsid w:val="00FB5787"/>
    <w:rsid w:val="00FB5E40"/>
    <w:rsid w:val="00FB605D"/>
    <w:rsid w:val="00FB640B"/>
    <w:rsid w:val="00FB64D8"/>
    <w:rsid w:val="00FB74EB"/>
    <w:rsid w:val="00FB7BF2"/>
    <w:rsid w:val="00FB7E85"/>
    <w:rsid w:val="00FC1B01"/>
    <w:rsid w:val="00FC1CA1"/>
    <w:rsid w:val="00FC2132"/>
    <w:rsid w:val="00FC2E84"/>
    <w:rsid w:val="00FC32B3"/>
    <w:rsid w:val="00FC367D"/>
    <w:rsid w:val="00FC38CC"/>
    <w:rsid w:val="00FC3BAB"/>
    <w:rsid w:val="00FC42C8"/>
    <w:rsid w:val="00FC43CE"/>
    <w:rsid w:val="00FC478A"/>
    <w:rsid w:val="00FC4837"/>
    <w:rsid w:val="00FC5161"/>
    <w:rsid w:val="00FC5228"/>
    <w:rsid w:val="00FC5238"/>
    <w:rsid w:val="00FC60B9"/>
    <w:rsid w:val="00FC6A9F"/>
    <w:rsid w:val="00FC7579"/>
    <w:rsid w:val="00FC76D6"/>
    <w:rsid w:val="00FD0A14"/>
    <w:rsid w:val="00FD1196"/>
    <w:rsid w:val="00FD2182"/>
    <w:rsid w:val="00FD2CE5"/>
    <w:rsid w:val="00FD3490"/>
    <w:rsid w:val="00FD3D9B"/>
    <w:rsid w:val="00FD3E93"/>
    <w:rsid w:val="00FD438A"/>
    <w:rsid w:val="00FD498C"/>
    <w:rsid w:val="00FD49AA"/>
    <w:rsid w:val="00FD4AAD"/>
    <w:rsid w:val="00FD516C"/>
    <w:rsid w:val="00FD5273"/>
    <w:rsid w:val="00FD6307"/>
    <w:rsid w:val="00FD6477"/>
    <w:rsid w:val="00FD7BAE"/>
    <w:rsid w:val="00FE0431"/>
    <w:rsid w:val="00FE0715"/>
    <w:rsid w:val="00FE1DFE"/>
    <w:rsid w:val="00FE2013"/>
    <w:rsid w:val="00FE307B"/>
    <w:rsid w:val="00FE40DB"/>
    <w:rsid w:val="00FE4243"/>
    <w:rsid w:val="00FE56A3"/>
    <w:rsid w:val="00FE59BE"/>
    <w:rsid w:val="00FE5A7B"/>
    <w:rsid w:val="00FE5CC3"/>
    <w:rsid w:val="00FE74B0"/>
    <w:rsid w:val="00FE7E87"/>
    <w:rsid w:val="00FF0025"/>
    <w:rsid w:val="00FF0AF3"/>
    <w:rsid w:val="00FF1694"/>
    <w:rsid w:val="00FF21A9"/>
    <w:rsid w:val="00FF24FD"/>
    <w:rsid w:val="00FF3B6D"/>
    <w:rsid w:val="00FF3C95"/>
    <w:rsid w:val="00FF4B42"/>
    <w:rsid w:val="00FF573D"/>
    <w:rsid w:val="00FF592B"/>
    <w:rsid w:val="00FF59AB"/>
    <w:rsid w:val="00FF6B72"/>
    <w:rsid w:val="00FF6DB0"/>
    <w:rsid w:val="00FF7F2D"/>
    <w:rsid w:val="0235BC28"/>
    <w:rsid w:val="029BFBB9"/>
    <w:rsid w:val="036B2A30"/>
    <w:rsid w:val="041E6E74"/>
    <w:rsid w:val="048F32C9"/>
    <w:rsid w:val="0538F721"/>
    <w:rsid w:val="05643DAF"/>
    <w:rsid w:val="07E8C6E1"/>
    <w:rsid w:val="07F8244A"/>
    <w:rsid w:val="084799C2"/>
    <w:rsid w:val="08557D9C"/>
    <w:rsid w:val="0864C377"/>
    <w:rsid w:val="08A4F970"/>
    <w:rsid w:val="09318A1F"/>
    <w:rsid w:val="095B4830"/>
    <w:rsid w:val="0988A48D"/>
    <w:rsid w:val="0A615C89"/>
    <w:rsid w:val="0B1B8383"/>
    <w:rsid w:val="0B1FA668"/>
    <w:rsid w:val="0B6E171F"/>
    <w:rsid w:val="0C10A6EA"/>
    <w:rsid w:val="0D43FB2A"/>
    <w:rsid w:val="0E818FC9"/>
    <w:rsid w:val="10C87DD2"/>
    <w:rsid w:val="115ACBF1"/>
    <w:rsid w:val="115EC5EE"/>
    <w:rsid w:val="124E7F86"/>
    <w:rsid w:val="12575946"/>
    <w:rsid w:val="125B8DA8"/>
    <w:rsid w:val="12646191"/>
    <w:rsid w:val="131147E4"/>
    <w:rsid w:val="131B497C"/>
    <w:rsid w:val="1349EFD7"/>
    <w:rsid w:val="13ECD246"/>
    <w:rsid w:val="14CC35C6"/>
    <w:rsid w:val="1549831A"/>
    <w:rsid w:val="164D6866"/>
    <w:rsid w:val="1651D316"/>
    <w:rsid w:val="16651EF5"/>
    <w:rsid w:val="171E50F3"/>
    <w:rsid w:val="174246B5"/>
    <w:rsid w:val="175AD713"/>
    <w:rsid w:val="1764E109"/>
    <w:rsid w:val="17923995"/>
    <w:rsid w:val="17E0CA34"/>
    <w:rsid w:val="17EC5BEB"/>
    <w:rsid w:val="17FFD374"/>
    <w:rsid w:val="1808A5E1"/>
    <w:rsid w:val="18A58135"/>
    <w:rsid w:val="18EAF7DD"/>
    <w:rsid w:val="190E9C9E"/>
    <w:rsid w:val="19209A2D"/>
    <w:rsid w:val="19347DE5"/>
    <w:rsid w:val="1985AD1A"/>
    <w:rsid w:val="1A16E0CB"/>
    <w:rsid w:val="1A94F26D"/>
    <w:rsid w:val="1A98DBFB"/>
    <w:rsid w:val="1B2719F2"/>
    <w:rsid w:val="1B62329B"/>
    <w:rsid w:val="1B91768F"/>
    <w:rsid w:val="1BA2277B"/>
    <w:rsid w:val="1BDC9524"/>
    <w:rsid w:val="1CD07364"/>
    <w:rsid w:val="1D8FEEE7"/>
    <w:rsid w:val="1D9DEF93"/>
    <w:rsid w:val="1FE39720"/>
    <w:rsid w:val="2081B304"/>
    <w:rsid w:val="20A9F338"/>
    <w:rsid w:val="20B31216"/>
    <w:rsid w:val="215A02A5"/>
    <w:rsid w:val="218F0ADC"/>
    <w:rsid w:val="22055B0F"/>
    <w:rsid w:val="22D82D24"/>
    <w:rsid w:val="238C788C"/>
    <w:rsid w:val="23DA1AEC"/>
    <w:rsid w:val="24791F9B"/>
    <w:rsid w:val="25085467"/>
    <w:rsid w:val="26704E2A"/>
    <w:rsid w:val="2673515A"/>
    <w:rsid w:val="26BA900F"/>
    <w:rsid w:val="27F4A45F"/>
    <w:rsid w:val="2820BD96"/>
    <w:rsid w:val="2907FDA5"/>
    <w:rsid w:val="296BB240"/>
    <w:rsid w:val="298B38C1"/>
    <w:rsid w:val="2ABFA23F"/>
    <w:rsid w:val="2AFF7BD9"/>
    <w:rsid w:val="2B563639"/>
    <w:rsid w:val="2B63A68F"/>
    <w:rsid w:val="2B8AA167"/>
    <w:rsid w:val="2BCD9D7A"/>
    <w:rsid w:val="2C522C88"/>
    <w:rsid w:val="2C5F845C"/>
    <w:rsid w:val="2C65FCCE"/>
    <w:rsid w:val="2C741D95"/>
    <w:rsid w:val="2CA163FF"/>
    <w:rsid w:val="2CCA8D20"/>
    <w:rsid w:val="2D9CB9F0"/>
    <w:rsid w:val="2EB9DA5F"/>
    <w:rsid w:val="2FA02594"/>
    <w:rsid w:val="2FE4CB26"/>
    <w:rsid w:val="2FEEA5F6"/>
    <w:rsid w:val="30177437"/>
    <w:rsid w:val="3023F5E9"/>
    <w:rsid w:val="31E711A2"/>
    <w:rsid w:val="326F8973"/>
    <w:rsid w:val="32E94960"/>
    <w:rsid w:val="33A31BF6"/>
    <w:rsid w:val="33CBF5EB"/>
    <w:rsid w:val="3408E562"/>
    <w:rsid w:val="341E2929"/>
    <w:rsid w:val="35598AF2"/>
    <w:rsid w:val="35C1D348"/>
    <w:rsid w:val="3650396C"/>
    <w:rsid w:val="36864A3C"/>
    <w:rsid w:val="36B56A59"/>
    <w:rsid w:val="371A38C6"/>
    <w:rsid w:val="380284B2"/>
    <w:rsid w:val="389524E2"/>
    <w:rsid w:val="389EB848"/>
    <w:rsid w:val="38C7B495"/>
    <w:rsid w:val="38C9EFD1"/>
    <w:rsid w:val="3A336458"/>
    <w:rsid w:val="3B0D4217"/>
    <w:rsid w:val="3B4FD730"/>
    <w:rsid w:val="3B8B692F"/>
    <w:rsid w:val="3C0A1C15"/>
    <w:rsid w:val="3C0D43FC"/>
    <w:rsid w:val="3C19B180"/>
    <w:rsid w:val="3CA2ED9C"/>
    <w:rsid w:val="3D71A534"/>
    <w:rsid w:val="3D9AA0C1"/>
    <w:rsid w:val="3E270EE5"/>
    <w:rsid w:val="3E5DA788"/>
    <w:rsid w:val="3E68D92C"/>
    <w:rsid w:val="3E88B9DF"/>
    <w:rsid w:val="3EE22DDA"/>
    <w:rsid w:val="3FCA840B"/>
    <w:rsid w:val="3FD3BA8B"/>
    <w:rsid w:val="4078F48A"/>
    <w:rsid w:val="40B479E8"/>
    <w:rsid w:val="41672D4F"/>
    <w:rsid w:val="41BFE86B"/>
    <w:rsid w:val="432C7B58"/>
    <w:rsid w:val="43567368"/>
    <w:rsid w:val="4368044D"/>
    <w:rsid w:val="436C3781"/>
    <w:rsid w:val="43B03E2E"/>
    <w:rsid w:val="43F362E7"/>
    <w:rsid w:val="4485C042"/>
    <w:rsid w:val="4600C8A3"/>
    <w:rsid w:val="466FDA8C"/>
    <w:rsid w:val="475A91E7"/>
    <w:rsid w:val="4883DC81"/>
    <w:rsid w:val="49DFE471"/>
    <w:rsid w:val="4A07B98E"/>
    <w:rsid w:val="4B0B1D25"/>
    <w:rsid w:val="4B7D4C79"/>
    <w:rsid w:val="4B829AAA"/>
    <w:rsid w:val="4C0A427A"/>
    <w:rsid w:val="4C57E3DF"/>
    <w:rsid w:val="4C5E1ECB"/>
    <w:rsid w:val="4C7D888B"/>
    <w:rsid w:val="4D4C39C9"/>
    <w:rsid w:val="4F0B3C21"/>
    <w:rsid w:val="4F454753"/>
    <w:rsid w:val="4FFC59E4"/>
    <w:rsid w:val="50641248"/>
    <w:rsid w:val="5075C0CA"/>
    <w:rsid w:val="50AB59E9"/>
    <w:rsid w:val="50E20686"/>
    <w:rsid w:val="519FA8AA"/>
    <w:rsid w:val="531F5E51"/>
    <w:rsid w:val="54345494"/>
    <w:rsid w:val="5474796F"/>
    <w:rsid w:val="54ACD283"/>
    <w:rsid w:val="54B1AE05"/>
    <w:rsid w:val="560C2A07"/>
    <w:rsid w:val="56480E86"/>
    <w:rsid w:val="56C48DAC"/>
    <w:rsid w:val="574C47DB"/>
    <w:rsid w:val="58099198"/>
    <w:rsid w:val="584DBE56"/>
    <w:rsid w:val="58C73C1C"/>
    <w:rsid w:val="5A35AB04"/>
    <w:rsid w:val="5AA83C3E"/>
    <w:rsid w:val="5AB623BE"/>
    <w:rsid w:val="5C8B0923"/>
    <w:rsid w:val="5CC9B330"/>
    <w:rsid w:val="5CF02E61"/>
    <w:rsid w:val="5D6E2A7D"/>
    <w:rsid w:val="5F2E975D"/>
    <w:rsid w:val="6087B924"/>
    <w:rsid w:val="628B8E55"/>
    <w:rsid w:val="641080D9"/>
    <w:rsid w:val="662CCD34"/>
    <w:rsid w:val="6756D42C"/>
    <w:rsid w:val="6AAE6B9B"/>
    <w:rsid w:val="6AE8AAA7"/>
    <w:rsid w:val="6BD09FFD"/>
    <w:rsid w:val="6BFE43F5"/>
    <w:rsid w:val="6C13C022"/>
    <w:rsid w:val="6DC11FDC"/>
    <w:rsid w:val="6DC29DAC"/>
    <w:rsid w:val="6E27BEE8"/>
    <w:rsid w:val="6EA906F3"/>
    <w:rsid w:val="6EC7EA64"/>
    <w:rsid w:val="6F11E55A"/>
    <w:rsid w:val="7041B8A7"/>
    <w:rsid w:val="705E1F00"/>
    <w:rsid w:val="708D2F8E"/>
    <w:rsid w:val="70BD4345"/>
    <w:rsid w:val="713B8B36"/>
    <w:rsid w:val="71897888"/>
    <w:rsid w:val="73B2296B"/>
    <w:rsid w:val="74028101"/>
    <w:rsid w:val="746B06BA"/>
    <w:rsid w:val="7494CFF4"/>
    <w:rsid w:val="75E60594"/>
    <w:rsid w:val="765C78D9"/>
    <w:rsid w:val="768B3872"/>
    <w:rsid w:val="770CF435"/>
    <w:rsid w:val="7754AB33"/>
    <w:rsid w:val="7754DE70"/>
    <w:rsid w:val="77D99168"/>
    <w:rsid w:val="796B1A6D"/>
    <w:rsid w:val="7B25492E"/>
    <w:rsid w:val="7B7BD20C"/>
    <w:rsid w:val="7C1E313A"/>
    <w:rsid w:val="7C8BA873"/>
    <w:rsid w:val="7EAA6199"/>
    <w:rsid w:val="7EEAA2A3"/>
    <w:rsid w:val="7F1E899A"/>
    <w:rsid w:val="7F98CC23"/>
    <w:rsid w:val="7FAC4211"/>
    <w:rsid w:val="7FD6BAEF"/>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8CCE1"/>
  <w15:docId w15:val="{312A46B0-F82A-4EDF-8001-D10778D9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b-NO" w:eastAsia="nb-NO"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1CB"/>
  </w:style>
  <w:style w:type="paragraph" w:styleId="Overskrift1">
    <w:name w:val="heading 1"/>
    <w:basedOn w:val="Normal"/>
    <w:next w:val="Normal"/>
    <w:link w:val="Overskrift1Tegn"/>
    <w:uiPriority w:val="9"/>
    <w:qFormat/>
    <w:rsid w:val="00415074"/>
    <w:pPr>
      <w:pBdr>
        <w:top w:val="single" w:sz="24" w:space="0" w:color="26BCD2" w:themeColor="accent1"/>
        <w:left w:val="single" w:sz="24" w:space="0" w:color="26BCD2" w:themeColor="accent1"/>
        <w:bottom w:val="single" w:sz="24" w:space="0" w:color="26BCD2" w:themeColor="accent1"/>
        <w:right w:val="single" w:sz="24" w:space="0" w:color="26BCD2" w:themeColor="accent1"/>
      </w:pBdr>
      <w:shd w:val="clear" w:color="auto" w:fill="26BCD2" w:themeFill="accent1"/>
      <w:spacing w:after="0"/>
      <w:outlineLvl w:val="0"/>
    </w:pPr>
    <w:rPr>
      <w:caps/>
      <w:color w:val="FFFFFF" w:themeColor="background1"/>
      <w:spacing w:val="15"/>
      <w:sz w:val="22"/>
      <w:szCs w:val="22"/>
    </w:rPr>
  </w:style>
  <w:style w:type="paragraph" w:styleId="Overskrift2">
    <w:name w:val="heading 2"/>
    <w:basedOn w:val="Normal"/>
    <w:next w:val="Normal"/>
    <w:link w:val="Overskrift2Tegn"/>
    <w:uiPriority w:val="9"/>
    <w:unhideWhenUsed/>
    <w:qFormat/>
    <w:rsid w:val="00415074"/>
    <w:pPr>
      <w:pBdr>
        <w:top w:val="single" w:sz="24" w:space="0" w:color="D2F2F7" w:themeColor="accent1" w:themeTint="33"/>
        <w:left w:val="single" w:sz="24" w:space="0" w:color="D2F2F7" w:themeColor="accent1" w:themeTint="33"/>
        <w:bottom w:val="single" w:sz="24" w:space="0" w:color="D2F2F7" w:themeColor="accent1" w:themeTint="33"/>
        <w:right w:val="single" w:sz="24" w:space="0" w:color="D2F2F7" w:themeColor="accent1" w:themeTint="33"/>
      </w:pBdr>
      <w:shd w:val="clear" w:color="auto" w:fill="D2F2F7" w:themeFill="accent1" w:themeFillTint="33"/>
      <w:spacing w:after="0"/>
      <w:outlineLvl w:val="1"/>
    </w:pPr>
    <w:rPr>
      <w:caps/>
      <w:spacing w:val="15"/>
    </w:rPr>
  </w:style>
  <w:style w:type="paragraph" w:styleId="Overskrift3">
    <w:name w:val="heading 3"/>
    <w:basedOn w:val="Normal"/>
    <w:next w:val="Normal"/>
    <w:link w:val="Overskrift3Tegn"/>
    <w:uiPriority w:val="9"/>
    <w:unhideWhenUsed/>
    <w:qFormat/>
    <w:rsid w:val="00415074"/>
    <w:pPr>
      <w:pBdr>
        <w:top w:val="single" w:sz="6" w:space="2" w:color="26BCD2" w:themeColor="accent1"/>
      </w:pBdr>
      <w:spacing w:before="300" w:after="0"/>
      <w:outlineLvl w:val="2"/>
    </w:pPr>
    <w:rPr>
      <w:caps/>
      <w:color w:val="135D68" w:themeColor="accent1" w:themeShade="7F"/>
      <w:spacing w:val="15"/>
    </w:rPr>
  </w:style>
  <w:style w:type="paragraph" w:styleId="Overskrift4">
    <w:name w:val="heading 4"/>
    <w:basedOn w:val="Normal"/>
    <w:next w:val="Normal"/>
    <w:link w:val="Overskrift4Tegn"/>
    <w:uiPriority w:val="9"/>
    <w:unhideWhenUsed/>
    <w:qFormat/>
    <w:rsid w:val="00415074"/>
    <w:pPr>
      <w:pBdr>
        <w:top w:val="dotted" w:sz="6" w:space="2" w:color="26BCD2" w:themeColor="accent1"/>
      </w:pBdr>
      <w:spacing w:before="200" w:after="0"/>
      <w:outlineLvl w:val="3"/>
    </w:pPr>
    <w:rPr>
      <w:caps/>
      <w:color w:val="1C8C9D" w:themeColor="accent1" w:themeShade="BF"/>
      <w:spacing w:val="10"/>
    </w:rPr>
  </w:style>
  <w:style w:type="paragraph" w:styleId="Overskrift5">
    <w:name w:val="heading 5"/>
    <w:basedOn w:val="Normal"/>
    <w:next w:val="Normal"/>
    <w:link w:val="Overskrift5Tegn"/>
    <w:uiPriority w:val="9"/>
    <w:semiHidden/>
    <w:unhideWhenUsed/>
    <w:qFormat/>
    <w:rsid w:val="00415074"/>
    <w:pPr>
      <w:pBdr>
        <w:bottom w:val="single" w:sz="6" w:space="1" w:color="26BCD2" w:themeColor="accent1"/>
      </w:pBdr>
      <w:spacing w:before="200" w:after="0"/>
      <w:outlineLvl w:val="4"/>
    </w:pPr>
    <w:rPr>
      <w:caps/>
      <w:color w:val="1C8C9D" w:themeColor="accent1" w:themeShade="BF"/>
      <w:spacing w:val="10"/>
    </w:rPr>
  </w:style>
  <w:style w:type="paragraph" w:styleId="Overskrift6">
    <w:name w:val="heading 6"/>
    <w:basedOn w:val="Normal"/>
    <w:next w:val="Normal"/>
    <w:link w:val="Overskrift6Tegn"/>
    <w:uiPriority w:val="9"/>
    <w:semiHidden/>
    <w:unhideWhenUsed/>
    <w:qFormat/>
    <w:rsid w:val="00415074"/>
    <w:pPr>
      <w:pBdr>
        <w:bottom w:val="dotted" w:sz="6" w:space="1" w:color="26BCD2" w:themeColor="accent1"/>
      </w:pBdr>
      <w:spacing w:before="200" w:after="0"/>
      <w:outlineLvl w:val="5"/>
    </w:pPr>
    <w:rPr>
      <w:caps/>
      <w:color w:val="1C8C9D" w:themeColor="accent1" w:themeShade="BF"/>
      <w:spacing w:val="10"/>
    </w:rPr>
  </w:style>
  <w:style w:type="paragraph" w:styleId="Overskrift7">
    <w:name w:val="heading 7"/>
    <w:basedOn w:val="Normal"/>
    <w:next w:val="Normal"/>
    <w:link w:val="Overskrift7Tegn"/>
    <w:uiPriority w:val="9"/>
    <w:semiHidden/>
    <w:unhideWhenUsed/>
    <w:qFormat/>
    <w:rsid w:val="00415074"/>
    <w:pPr>
      <w:spacing w:before="200" w:after="0"/>
      <w:outlineLvl w:val="6"/>
    </w:pPr>
    <w:rPr>
      <w:caps/>
      <w:color w:val="1C8C9D" w:themeColor="accent1" w:themeShade="BF"/>
      <w:spacing w:val="10"/>
    </w:rPr>
  </w:style>
  <w:style w:type="paragraph" w:styleId="Overskrift8">
    <w:name w:val="heading 8"/>
    <w:basedOn w:val="Normal"/>
    <w:next w:val="Normal"/>
    <w:link w:val="Overskrift8Tegn"/>
    <w:uiPriority w:val="9"/>
    <w:semiHidden/>
    <w:unhideWhenUsed/>
    <w:qFormat/>
    <w:rsid w:val="00415074"/>
    <w:pPr>
      <w:spacing w:before="2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415074"/>
    <w:pPr>
      <w:spacing w:before="200" w:after="0"/>
      <w:outlineLvl w:val="8"/>
    </w:pPr>
    <w:rPr>
      <w:i/>
      <w:iCs/>
      <w:caps/>
      <w:spacing w:val="10"/>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15074"/>
    <w:rPr>
      <w:caps/>
      <w:color w:val="FFFFFF" w:themeColor="background1"/>
      <w:spacing w:val="15"/>
      <w:sz w:val="22"/>
      <w:szCs w:val="22"/>
      <w:shd w:val="clear" w:color="auto" w:fill="26BCD2" w:themeFill="accent1"/>
    </w:rPr>
  </w:style>
  <w:style w:type="character" w:customStyle="1" w:styleId="Overskrift2Tegn">
    <w:name w:val="Overskrift 2 Tegn"/>
    <w:basedOn w:val="Standardskriftforavsnitt"/>
    <w:link w:val="Overskrift2"/>
    <w:uiPriority w:val="9"/>
    <w:rsid w:val="00415074"/>
    <w:rPr>
      <w:caps/>
      <w:spacing w:val="15"/>
      <w:shd w:val="clear" w:color="auto" w:fill="D2F2F7" w:themeFill="accent1" w:themeFillTint="33"/>
    </w:rPr>
  </w:style>
  <w:style w:type="paragraph" w:styleId="Tittel">
    <w:name w:val="Title"/>
    <w:basedOn w:val="Normal"/>
    <w:next w:val="Normal"/>
    <w:link w:val="TittelTegn"/>
    <w:uiPriority w:val="10"/>
    <w:qFormat/>
    <w:rsid w:val="00415074"/>
    <w:pPr>
      <w:spacing w:before="0" w:after="0"/>
    </w:pPr>
    <w:rPr>
      <w:rFonts w:asciiTheme="majorHAnsi" w:eastAsiaTheme="majorEastAsia" w:hAnsiTheme="majorHAnsi" w:cstheme="majorBidi"/>
      <w:caps/>
      <w:color w:val="26BCD2" w:themeColor="accent1"/>
      <w:spacing w:val="10"/>
      <w:sz w:val="52"/>
      <w:szCs w:val="52"/>
    </w:rPr>
  </w:style>
  <w:style w:type="character" w:customStyle="1" w:styleId="TittelTegn">
    <w:name w:val="Tittel Tegn"/>
    <w:basedOn w:val="Standardskriftforavsnitt"/>
    <w:link w:val="Tittel"/>
    <w:uiPriority w:val="10"/>
    <w:rsid w:val="00415074"/>
    <w:rPr>
      <w:rFonts w:asciiTheme="majorHAnsi" w:eastAsiaTheme="majorEastAsia" w:hAnsiTheme="majorHAnsi" w:cstheme="majorBidi"/>
      <w:caps/>
      <w:color w:val="26BCD2" w:themeColor="accent1"/>
      <w:spacing w:val="10"/>
      <w:sz w:val="52"/>
      <w:szCs w:val="52"/>
    </w:rPr>
  </w:style>
  <w:style w:type="paragraph" w:styleId="Undertittel">
    <w:name w:val="Subtitle"/>
    <w:basedOn w:val="Normal"/>
    <w:next w:val="Normal"/>
    <w:link w:val="UndertittelTegn"/>
    <w:uiPriority w:val="11"/>
    <w:qFormat/>
    <w:rsid w:val="00415074"/>
    <w:pPr>
      <w:spacing w:before="0" w:after="500" w:line="240" w:lineRule="auto"/>
    </w:pPr>
    <w:rPr>
      <w:caps/>
      <w:color w:val="595959" w:themeColor="text1" w:themeTint="A6"/>
      <w:spacing w:val="10"/>
      <w:sz w:val="21"/>
      <w:szCs w:val="21"/>
    </w:rPr>
  </w:style>
  <w:style w:type="character" w:customStyle="1" w:styleId="UndertittelTegn">
    <w:name w:val="Undertittel Tegn"/>
    <w:basedOn w:val="Standardskriftforavsnitt"/>
    <w:link w:val="Undertittel"/>
    <w:uiPriority w:val="11"/>
    <w:rsid w:val="00415074"/>
    <w:rPr>
      <w:caps/>
      <w:color w:val="595959" w:themeColor="text1" w:themeTint="A6"/>
      <w:spacing w:val="10"/>
      <w:sz w:val="21"/>
      <w:szCs w:val="21"/>
    </w:rPr>
  </w:style>
  <w:style w:type="character" w:customStyle="1" w:styleId="Overskrift3Tegn">
    <w:name w:val="Overskrift 3 Tegn"/>
    <w:basedOn w:val="Standardskriftforavsnitt"/>
    <w:link w:val="Overskrift3"/>
    <w:uiPriority w:val="9"/>
    <w:rsid w:val="00415074"/>
    <w:rPr>
      <w:caps/>
      <w:color w:val="135D68" w:themeColor="accent1" w:themeShade="7F"/>
      <w:spacing w:val="15"/>
    </w:rPr>
  </w:style>
  <w:style w:type="character" w:customStyle="1" w:styleId="Overskrift4Tegn">
    <w:name w:val="Overskrift 4 Tegn"/>
    <w:basedOn w:val="Standardskriftforavsnitt"/>
    <w:link w:val="Overskrift4"/>
    <w:uiPriority w:val="9"/>
    <w:rsid w:val="00415074"/>
    <w:rPr>
      <w:caps/>
      <w:color w:val="1C8C9D" w:themeColor="accent1" w:themeShade="BF"/>
      <w:spacing w:val="10"/>
    </w:rPr>
  </w:style>
  <w:style w:type="paragraph" w:styleId="Topptekst">
    <w:name w:val="header"/>
    <w:basedOn w:val="Normal"/>
    <w:link w:val="TopptekstTegn"/>
    <w:uiPriority w:val="99"/>
    <w:unhideWhenUsed/>
    <w:rsid w:val="000D14F6"/>
    <w:pPr>
      <w:tabs>
        <w:tab w:val="center" w:pos="4536"/>
        <w:tab w:val="right" w:pos="9072"/>
      </w:tabs>
    </w:pPr>
  </w:style>
  <w:style w:type="character" w:customStyle="1" w:styleId="TopptekstTegn">
    <w:name w:val="Topptekst Tegn"/>
    <w:basedOn w:val="Standardskriftforavsnitt"/>
    <w:link w:val="Topptekst"/>
    <w:uiPriority w:val="99"/>
    <w:rsid w:val="000D14F6"/>
  </w:style>
  <w:style w:type="paragraph" w:styleId="Bunntekst">
    <w:name w:val="footer"/>
    <w:basedOn w:val="Normal"/>
    <w:link w:val="BunntekstTegn"/>
    <w:uiPriority w:val="99"/>
    <w:unhideWhenUsed/>
    <w:rsid w:val="000D14F6"/>
    <w:pPr>
      <w:tabs>
        <w:tab w:val="center" w:pos="4536"/>
        <w:tab w:val="right" w:pos="9072"/>
      </w:tabs>
    </w:pPr>
  </w:style>
  <w:style w:type="character" w:customStyle="1" w:styleId="BunntekstTegn">
    <w:name w:val="Bunntekst Tegn"/>
    <w:basedOn w:val="Standardskriftforavsnitt"/>
    <w:link w:val="Bunntekst"/>
    <w:uiPriority w:val="99"/>
    <w:rsid w:val="000D14F6"/>
  </w:style>
  <w:style w:type="table" w:styleId="Tabellrutenett">
    <w:name w:val="Table Grid"/>
    <w:basedOn w:val="Vanligtabell"/>
    <w:uiPriority w:val="59"/>
    <w:rsid w:val="004F0E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415074"/>
    <w:pPr>
      <w:spacing w:after="0" w:line="240" w:lineRule="auto"/>
    </w:pPr>
  </w:style>
  <w:style w:type="character" w:customStyle="1" w:styleId="Overskrift5Tegn">
    <w:name w:val="Overskrift 5 Tegn"/>
    <w:basedOn w:val="Standardskriftforavsnitt"/>
    <w:link w:val="Overskrift5"/>
    <w:uiPriority w:val="9"/>
    <w:semiHidden/>
    <w:rsid w:val="00415074"/>
    <w:rPr>
      <w:caps/>
      <w:color w:val="1C8C9D" w:themeColor="accent1" w:themeShade="BF"/>
      <w:spacing w:val="10"/>
    </w:rPr>
  </w:style>
  <w:style w:type="character" w:customStyle="1" w:styleId="Overskrift6Tegn">
    <w:name w:val="Overskrift 6 Tegn"/>
    <w:basedOn w:val="Standardskriftforavsnitt"/>
    <w:link w:val="Overskrift6"/>
    <w:uiPriority w:val="9"/>
    <w:semiHidden/>
    <w:rsid w:val="00415074"/>
    <w:rPr>
      <w:caps/>
      <w:color w:val="1C8C9D" w:themeColor="accent1" w:themeShade="BF"/>
      <w:spacing w:val="10"/>
    </w:rPr>
  </w:style>
  <w:style w:type="character" w:customStyle="1" w:styleId="Overskrift7Tegn">
    <w:name w:val="Overskrift 7 Tegn"/>
    <w:basedOn w:val="Standardskriftforavsnitt"/>
    <w:link w:val="Overskrift7"/>
    <w:uiPriority w:val="9"/>
    <w:semiHidden/>
    <w:rsid w:val="00415074"/>
    <w:rPr>
      <w:caps/>
      <w:color w:val="1C8C9D" w:themeColor="accent1" w:themeShade="BF"/>
      <w:spacing w:val="10"/>
    </w:rPr>
  </w:style>
  <w:style w:type="character" w:customStyle="1" w:styleId="Overskrift8Tegn">
    <w:name w:val="Overskrift 8 Tegn"/>
    <w:basedOn w:val="Standardskriftforavsnitt"/>
    <w:link w:val="Overskrift8"/>
    <w:uiPriority w:val="9"/>
    <w:semiHidden/>
    <w:rsid w:val="00415074"/>
    <w:rPr>
      <w:caps/>
      <w:spacing w:val="10"/>
      <w:sz w:val="18"/>
      <w:szCs w:val="18"/>
    </w:rPr>
  </w:style>
  <w:style w:type="character" w:customStyle="1" w:styleId="Overskrift9Tegn">
    <w:name w:val="Overskrift 9 Tegn"/>
    <w:basedOn w:val="Standardskriftforavsnitt"/>
    <w:link w:val="Overskrift9"/>
    <w:uiPriority w:val="9"/>
    <w:semiHidden/>
    <w:rsid w:val="00415074"/>
    <w:rPr>
      <w:i/>
      <w:iCs/>
      <w:caps/>
      <w:spacing w:val="10"/>
      <w:sz w:val="18"/>
      <w:szCs w:val="18"/>
    </w:rPr>
  </w:style>
  <w:style w:type="paragraph" w:styleId="Bildetekst">
    <w:name w:val="caption"/>
    <w:basedOn w:val="Normal"/>
    <w:next w:val="Normal"/>
    <w:uiPriority w:val="35"/>
    <w:unhideWhenUsed/>
    <w:qFormat/>
    <w:rsid w:val="00415074"/>
    <w:rPr>
      <w:b/>
      <w:bCs/>
      <w:color w:val="1C8C9D" w:themeColor="accent1" w:themeShade="BF"/>
      <w:sz w:val="16"/>
      <w:szCs w:val="16"/>
    </w:rPr>
  </w:style>
  <w:style w:type="paragraph" w:styleId="Overskriftforinnholdsfortegnelse">
    <w:name w:val="TOC Heading"/>
    <w:basedOn w:val="Overskrift1"/>
    <w:next w:val="Normal"/>
    <w:uiPriority w:val="39"/>
    <w:unhideWhenUsed/>
    <w:qFormat/>
    <w:rsid w:val="00415074"/>
    <w:pPr>
      <w:outlineLvl w:val="9"/>
    </w:pPr>
  </w:style>
  <w:style w:type="paragraph" w:styleId="Brdtekst">
    <w:name w:val="Body Text"/>
    <w:basedOn w:val="Normal"/>
    <w:link w:val="BrdtekstTegn"/>
    <w:uiPriority w:val="99"/>
    <w:semiHidden/>
    <w:unhideWhenUsed/>
    <w:rsid w:val="009B6F7A"/>
  </w:style>
  <w:style w:type="character" w:customStyle="1" w:styleId="BrdtekstTegn">
    <w:name w:val="Brødtekst Tegn"/>
    <w:link w:val="Brdtekst"/>
    <w:uiPriority w:val="99"/>
    <w:semiHidden/>
    <w:rsid w:val="009B6F7A"/>
    <w:rPr>
      <w:color w:val="000000"/>
    </w:rPr>
  </w:style>
  <w:style w:type="paragraph" w:customStyle="1" w:styleId="Slettes">
    <w:name w:val="Slettes"/>
    <w:basedOn w:val="Normal"/>
    <w:next w:val="Normal"/>
    <w:link w:val="SlettesChar"/>
    <w:rsid w:val="005B320D"/>
    <w:rPr>
      <w:i/>
      <w:color w:val="C00000"/>
    </w:rPr>
  </w:style>
  <w:style w:type="character" w:customStyle="1" w:styleId="SlettesChar">
    <w:name w:val="Slettes Char"/>
    <w:basedOn w:val="Standardskriftforavsnitt"/>
    <w:link w:val="Slettes"/>
    <w:rsid w:val="005B320D"/>
    <w:rPr>
      <w:i/>
      <w:color w:val="C00000"/>
      <w:szCs w:val="22"/>
      <w:lang w:eastAsia="en-US"/>
    </w:rPr>
  </w:style>
  <w:style w:type="paragraph" w:styleId="Bobletekst">
    <w:name w:val="Balloon Text"/>
    <w:basedOn w:val="Normal"/>
    <w:link w:val="BobletekstTegn"/>
    <w:uiPriority w:val="99"/>
    <w:semiHidden/>
    <w:unhideWhenUsed/>
    <w:rsid w:val="00D62A00"/>
    <w:rPr>
      <w:rFonts w:ascii="Segoe UI" w:hAnsi="Segoe UI" w:cs="Segoe UI"/>
      <w:sz w:val="18"/>
      <w:szCs w:val="18"/>
    </w:rPr>
  </w:style>
  <w:style w:type="character" w:customStyle="1" w:styleId="BobletekstTegn">
    <w:name w:val="Bobletekst Tegn"/>
    <w:basedOn w:val="Standardskriftforavsnitt"/>
    <w:link w:val="Bobletekst"/>
    <w:uiPriority w:val="99"/>
    <w:semiHidden/>
    <w:rsid w:val="00D62A00"/>
    <w:rPr>
      <w:rFonts w:ascii="Segoe UI" w:hAnsi="Segoe UI" w:cs="Segoe UI"/>
      <w:color w:val="000000"/>
      <w:sz w:val="18"/>
      <w:szCs w:val="18"/>
      <w:lang w:eastAsia="en-US"/>
    </w:rPr>
  </w:style>
  <w:style w:type="character" w:styleId="Merknadsreferanse">
    <w:name w:val="annotation reference"/>
    <w:basedOn w:val="Standardskriftforavsnitt"/>
    <w:uiPriority w:val="99"/>
    <w:semiHidden/>
    <w:unhideWhenUsed/>
    <w:rsid w:val="00D17432"/>
    <w:rPr>
      <w:sz w:val="16"/>
      <w:szCs w:val="16"/>
    </w:rPr>
  </w:style>
  <w:style w:type="paragraph" w:styleId="Merknadstekst">
    <w:name w:val="annotation text"/>
    <w:basedOn w:val="Normal"/>
    <w:link w:val="MerknadstekstTegn"/>
    <w:uiPriority w:val="99"/>
    <w:semiHidden/>
    <w:unhideWhenUsed/>
    <w:rsid w:val="00D17432"/>
  </w:style>
  <w:style w:type="character" w:customStyle="1" w:styleId="MerknadstekstTegn">
    <w:name w:val="Merknadstekst Tegn"/>
    <w:basedOn w:val="Standardskriftforavsnitt"/>
    <w:link w:val="Merknadstekst"/>
    <w:uiPriority w:val="99"/>
    <w:semiHidden/>
    <w:rsid w:val="00D17432"/>
    <w:rPr>
      <w:color w:val="000000"/>
      <w:lang w:eastAsia="en-US"/>
    </w:rPr>
  </w:style>
  <w:style w:type="paragraph" w:styleId="Kommentaremne">
    <w:name w:val="annotation subject"/>
    <w:basedOn w:val="Merknadstekst"/>
    <w:next w:val="Merknadstekst"/>
    <w:link w:val="KommentaremneTegn"/>
    <w:uiPriority w:val="99"/>
    <w:semiHidden/>
    <w:unhideWhenUsed/>
    <w:rsid w:val="00D17432"/>
    <w:rPr>
      <w:b/>
      <w:bCs/>
    </w:rPr>
  </w:style>
  <w:style w:type="character" w:customStyle="1" w:styleId="KommentaremneTegn">
    <w:name w:val="Kommentaremne Tegn"/>
    <w:basedOn w:val="MerknadstekstTegn"/>
    <w:link w:val="Kommentaremne"/>
    <w:uiPriority w:val="99"/>
    <w:semiHidden/>
    <w:rsid w:val="00D17432"/>
    <w:rPr>
      <w:b/>
      <w:bCs/>
      <w:color w:val="000000"/>
      <w:lang w:eastAsia="en-US"/>
    </w:rPr>
  </w:style>
  <w:style w:type="paragraph" w:customStyle="1" w:styleId="Instructiontext">
    <w:name w:val="Instruction text"/>
    <w:basedOn w:val="Normal"/>
    <w:next w:val="Normal"/>
    <w:link w:val="InstructiontextChar"/>
    <w:rsid w:val="00B07626"/>
    <w:rPr>
      <w:i/>
      <w:color w:val="C00000"/>
    </w:rPr>
  </w:style>
  <w:style w:type="character" w:customStyle="1" w:styleId="InstructiontextChar">
    <w:name w:val="Instruction text Char"/>
    <w:basedOn w:val="Standardskriftforavsnitt"/>
    <w:link w:val="Instructiontext"/>
    <w:rsid w:val="00B07626"/>
    <w:rPr>
      <w:i/>
      <w:color w:val="C00000"/>
      <w:sz w:val="22"/>
      <w:szCs w:val="22"/>
      <w:lang w:eastAsia="en-US"/>
    </w:rPr>
  </w:style>
  <w:style w:type="character" w:styleId="Sterk">
    <w:name w:val="Strong"/>
    <w:uiPriority w:val="22"/>
    <w:qFormat/>
    <w:rsid w:val="00415074"/>
    <w:rPr>
      <w:b/>
      <w:bCs/>
    </w:rPr>
  </w:style>
  <w:style w:type="character" w:styleId="Utheving">
    <w:name w:val="Emphasis"/>
    <w:uiPriority w:val="20"/>
    <w:qFormat/>
    <w:rsid w:val="00415074"/>
    <w:rPr>
      <w:caps/>
      <w:color w:val="135D68" w:themeColor="accent1" w:themeShade="7F"/>
      <w:spacing w:val="5"/>
    </w:rPr>
  </w:style>
  <w:style w:type="paragraph" w:styleId="Sitat">
    <w:name w:val="Quote"/>
    <w:basedOn w:val="Normal"/>
    <w:next w:val="Normal"/>
    <w:link w:val="SitatTegn"/>
    <w:uiPriority w:val="29"/>
    <w:qFormat/>
    <w:rsid w:val="00415074"/>
    <w:rPr>
      <w:i/>
      <w:iCs/>
      <w:sz w:val="24"/>
      <w:szCs w:val="24"/>
    </w:rPr>
  </w:style>
  <w:style w:type="character" w:customStyle="1" w:styleId="SitatTegn">
    <w:name w:val="Sitat Tegn"/>
    <w:basedOn w:val="Standardskriftforavsnitt"/>
    <w:link w:val="Sitat"/>
    <w:uiPriority w:val="29"/>
    <w:rsid w:val="00415074"/>
    <w:rPr>
      <w:i/>
      <w:iCs/>
      <w:sz w:val="24"/>
      <w:szCs w:val="24"/>
    </w:rPr>
  </w:style>
  <w:style w:type="paragraph" w:styleId="Sterktsitat">
    <w:name w:val="Intense Quote"/>
    <w:basedOn w:val="Normal"/>
    <w:next w:val="Normal"/>
    <w:link w:val="SterktsitatTegn"/>
    <w:uiPriority w:val="30"/>
    <w:qFormat/>
    <w:rsid w:val="00415074"/>
    <w:pPr>
      <w:spacing w:before="240" w:after="240" w:line="240" w:lineRule="auto"/>
      <w:ind w:left="1080" w:right="1080"/>
      <w:jc w:val="center"/>
    </w:pPr>
    <w:rPr>
      <w:color w:val="26BCD2" w:themeColor="accent1"/>
      <w:sz w:val="24"/>
      <w:szCs w:val="24"/>
    </w:rPr>
  </w:style>
  <w:style w:type="character" w:customStyle="1" w:styleId="SterktsitatTegn">
    <w:name w:val="Sterkt sitat Tegn"/>
    <w:basedOn w:val="Standardskriftforavsnitt"/>
    <w:link w:val="Sterktsitat"/>
    <w:uiPriority w:val="30"/>
    <w:rsid w:val="00415074"/>
    <w:rPr>
      <w:color w:val="26BCD2" w:themeColor="accent1"/>
      <w:sz w:val="24"/>
      <w:szCs w:val="24"/>
    </w:rPr>
  </w:style>
  <w:style w:type="character" w:styleId="Svakutheving">
    <w:name w:val="Subtle Emphasis"/>
    <w:uiPriority w:val="19"/>
    <w:qFormat/>
    <w:rsid w:val="00415074"/>
    <w:rPr>
      <w:i/>
      <w:iCs/>
      <w:color w:val="135D68" w:themeColor="accent1" w:themeShade="7F"/>
    </w:rPr>
  </w:style>
  <w:style w:type="character" w:styleId="Sterkutheving">
    <w:name w:val="Intense Emphasis"/>
    <w:uiPriority w:val="21"/>
    <w:qFormat/>
    <w:rsid w:val="00415074"/>
    <w:rPr>
      <w:b/>
      <w:bCs/>
      <w:caps/>
      <w:color w:val="135D68" w:themeColor="accent1" w:themeShade="7F"/>
      <w:spacing w:val="10"/>
    </w:rPr>
  </w:style>
  <w:style w:type="character" w:styleId="Svakreferanse">
    <w:name w:val="Subtle Reference"/>
    <w:uiPriority w:val="31"/>
    <w:qFormat/>
    <w:rsid w:val="00415074"/>
    <w:rPr>
      <w:b/>
      <w:bCs/>
      <w:color w:val="26BCD2" w:themeColor="accent1"/>
    </w:rPr>
  </w:style>
  <w:style w:type="character" w:styleId="Sterkreferanse">
    <w:name w:val="Intense Reference"/>
    <w:uiPriority w:val="32"/>
    <w:qFormat/>
    <w:rsid w:val="00415074"/>
    <w:rPr>
      <w:b/>
      <w:bCs/>
      <w:i/>
      <w:iCs/>
      <w:caps/>
      <w:color w:val="26BCD2" w:themeColor="accent1"/>
    </w:rPr>
  </w:style>
  <w:style w:type="character" w:styleId="Boktittel">
    <w:name w:val="Book Title"/>
    <w:uiPriority w:val="33"/>
    <w:qFormat/>
    <w:rsid w:val="00415074"/>
    <w:rPr>
      <w:b/>
      <w:bCs/>
      <w:i/>
      <w:iCs/>
      <w:spacing w:val="0"/>
    </w:rPr>
  </w:style>
  <w:style w:type="paragraph" w:styleId="NormalWeb">
    <w:name w:val="Normal (Web)"/>
    <w:basedOn w:val="Normal"/>
    <w:uiPriority w:val="99"/>
    <w:semiHidden/>
    <w:unhideWhenUsed/>
    <w:rsid w:val="00321390"/>
    <w:pPr>
      <w:spacing w:beforeAutospacing="1" w:after="100" w:afterAutospacing="1" w:line="240" w:lineRule="auto"/>
    </w:pPr>
    <w:rPr>
      <w:rFonts w:ascii="Times New Roman" w:eastAsia="Times New Roman" w:hAnsi="Times New Roman" w:cs="Times New Roman"/>
      <w:sz w:val="24"/>
      <w:szCs w:val="24"/>
    </w:rPr>
  </w:style>
  <w:style w:type="paragraph" w:styleId="Listeavsnitt">
    <w:name w:val="List Paragraph"/>
    <w:basedOn w:val="Normal"/>
    <w:uiPriority w:val="34"/>
    <w:qFormat/>
    <w:rsid w:val="00321390"/>
    <w:pPr>
      <w:ind w:left="720"/>
      <w:contextualSpacing/>
    </w:pPr>
  </w:style>
  <w:style w:type="paragraph" w:styleId="Fotnotetekst">
    <w:name w:val="footnote text"/>
    <w:basedOn w:val="Normal"/>
    <w:link w:val="FotnotetekstTegn"/>
    <w:uiPriority w:val="99"/>
    <w:semiHidden/>
    <w:unhideWhenUsed/>
    <w:rsid w:val="00866360"/>
    <w:pPr>
      <w:spacing w:before="0" w:after="0" w:line="240" w:lineRule="auto"/>
    </w:pPr>
  </w:style>
  <w:style w:type="character" w:customStyle="1" w:styleId="FotnotetekstTegn">
    <w:name w:val="Fotnotetekst Tegn"/>
    <w:basedOn w:val="Standardskriftforavsnitt"/>
    <w:link w:val="Fotnotetekst"/>
    <w:uiPriority w:val="99"/>
    <w:semiHidden/>
    <w:rsid w:val="00866360"/>
  </w:style>
  <w:style w:type="character" w:styleId="Fotnotereferanse">
    <w:name w:val="footnote reference"/>
    <w:basedOn w:val="Standardskriftforavsnitt"/>
    <w:uiPriority w:val="99"/>
    <w:semiHidden/>
    <w:unhideWhenUsed/>
    <w:rsid w:val="00866360"/>
    <w:rPr>
      <w:vertAlign w:val="superscript"/>
    </w:rPr>
  </w:style>
  <w:style w:type="paragraph" w:styleId="INNH1">
    <w:name w:val="toc 1"/>
    <w:basedOn w:val="Normal"/>
    <w:next w:val="Normal"/>
    <w:autoRedefine/>
    <w:uiPriority w:val="39"/>
    <w:unhideWhenUsed/>
    <w:rsid w:val="00777D51"/>
    <w:pPr>
      <w:spacing w:after="100"/>
    </w:pPr>
  </w:style>
  <w:style w:type="paragraph" w:styleId="INNH2">
    <w:name w:val="toc 2"/>
    <w:basedOn w:val="Normal"/>
    <w:next w:val="Normal"/>
    <w:autoRedefine/>
    <w:uiPriority w:val="39"/>
    <w:unhideWhenUsed/>
    <w:rsid w:val="00777D51"/>
    <w:pPr>
      <w:spacing w:after="100"/>
      <w:ind w:left="200"/>
    </w:pPr>
  </w:style>
  <w:style w:type="character" w:styleId="Hyperkobling">
    <w:name w:val="Hyperlink"/>
    <w:basedOn w:val="Standardskriftforavsnitt"/>
    <w:uiPriority w:val="99"/>
    <w:unhideWhenUsed/>
    <w:rsid w:val="00777D51"/>
    <w:rPr>
      <w:color w:val="0000FF" w:themeColor="hyperlink"/>
      <w:u w:val="single"/>
    </w:rPr>
  </w:style>
  <w:style w:type="paragraph" w:styleId="INNH3">
    <w:name w:val="toc 3"/>
    <w:basedOn w:val="Normal"/>
    <w:next w:val="Normal"/>
    <w:autoRedefine/>
    <w:uiPriority w:val="39"/>
    <w:unhideWhenUsed/>
    <w:rsid w:val="00777D51"/>
    <w:pPr>
      <w:spacing w:after="100"/>
      <w:ind w:left="400"/>
    </w:pPr>
  </w:style>
  <w:style w:type="character" w:styleId="Ulstomtale">
    <w:name w:val="Unresolved Mention"/>
    <w:basedOn w:val="Standardskriftforavsnitt"/>
    <w:uiPriority w:val="99"/>
    <w:semiHidden/>
    <w:unhideWhenUsed/>
    <w:rsid w:val="00974C42"/>
    <w:rPr>
      <w:color w:val="605E5C"/>
      <w:shd w:val="clear" w:color="auto" w:fill="E1DFDD"/>
    </w:rPr>
  </w:style>
  <w:style w:type="paragraph" w:styleId="Figurliste">
    <w:name w:val="table of figures"/>
    <w:basedOn w:val="Normal"/>
    <w:next w:val="Normal"/>
    <w:uiPriority w:val="99"/>
    <w:unhideWhenUsed/>
    <w:rsid w:val="005D440F"/>
    <w:pPr>
      <w:spacing w:after="0"/>
    </w:pPr>
  </w:style>
  <w:style w:type="character" w:styleId="Fulgthyperkobling">
    <w:name w:val="FollowedHyperlink"/>
    <w:basedOn w:val="Standardskriftforavsnitt"/>
    <w:uiPriority w:val="99"/>
    <w:semiHidden/>
    <w:unhideWhenUsed/>
    <w:rsid w:val="007878CE"/>
    <w:rPr>
      <w:color w:val="800080" w:themeColor="followedHyperlink"/>
      <w:u w:val="single"/>
    </w:rPr>
  </w:style>
  <w:style w:type="paragraph" w:styleId="Sluttnotetekst">
    <w:name w:val="endnote text"/>
    <w:basedOn w:val="Normal"/>
    <w:link w:val="SluttnotetekstTegn"/>
    <w:uiPriority w:val="99"/>
    <w:semiHidden/>
    <w:unhideWhenUsed/>
    <w:rsid w:val="00462E14"/>
    <w:pPr>
      <w:spacing w:before="0" w:after="0" w:line="240" w:lineRule="auto"/>
    </w:pPr>
  </w:style>
  <w:style w:type="character" w:customStyle="1" w:styleId="SluttnotetekstTegn">
    <w:name w:val="Sluttnotetekst Tegn"/>
    <w:basedOn w:val="Standardskriftforavsnitt"/>
    <w:link w:val="Sluttnotetekst"/>
    <w:uiPriority w:val="99"/>
    <w:semiHidden/>
    <w:rsid w:val="00462E14"/>
  </w:style>
  <w:style w:type="character" w:styleId="Sluttnotereferanse">
    <w:name w:val="endnote reference"/>
    <w:basedOn w:val="Standardskriftforavsnitt"/>
    <w:uiPriority w:val="99"/>
    <w:semiHidden/>
    <w:unhideWhenUsed/>
    <w:rsid w:val="00462E14"/>
    <w:rPr>
      <w:vertAlign w:val="superscript"/>
    </w:rPr>
  </w:style>
  <w:style w:type="paragraph" w:styleId="Bibliografi">
    <w:name w:val="Bibliography"/>
    <w:basedOn w:val="Normal"/>
    <w:next w:val="Normal"/>
    <w:uiPriority w:val="37"/>
    <w:unhideWhenUsed/>
    <w:rsid w:val="00300B5A"/>
  </w:style>
  <w:style w:type="table" w:styleId="Rutenettabell1lys">
    <w:name w:val="Grid Table 1 Light"/>
    <w:basedOn w:val="Vanligtabell"/>
    <w:uiPriority w:val="46"/>
    <w:rsid w:val="002627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utenettabelllys">
    <w:name w:val="Grid Table Light"/>
    <w:basedOn w:val="Vanligtabell"/>
    <w:uiPriority w:val="40"/>
    <w:rsid w:val="00547B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ssholdertekst">
    <w:name w:val="Placeholder Text"/>
    <w:basedOn w:val="Standardskriftforavsnitt"/>
    <w:uiPriority w:val="99"/>
    <w:semiHidden/>
    <w:rsid w:val="00630B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0328">
      <w:bodyDiv w:val="1"/>
      <w:marLeft w:val="0"/>
      <w:marRight w:val="0"/>
      <w:marTop w:val="0"/>
      <w:marBottom w:val="0"/>
      <w:divBdr>
        <w:top w:val="none" w:sz="0" w:space="0" w:color="auto"/>
        <w:left w:val="none" w:sz="0" w:space="0" w:color="auto"/>
        <w:bottom w:val="none" w:sz="0" w:space="0" w:color="auto"/>
        <w:right w:val="none" w:sz="0" w:space="0" w:color="auto"/>
      </w:divBdr>
    </w:div>
    <w:div w:id="24908478">
      <w:bodyDiv w:val="1"/>
      <w:marLeft w:val="0"/>
      <w:marRight w:val="0"/>
      <w:marTop w:val="0"/>
      <w:marBottom w:val="0"/>
      <w:divBdr>
        <w:top w:val="none" w:sz="0" w:space="0" w:color="auto"/>
        <w:left w:val="none" w:sz="0" w:space="0" w:color="auto"/>
        <w:bottom w:val="none" w:sz="0" w:space="0" w:color="auto"/>
        <w:right w:val="none" w:sz="0" w:space="0" w:color="auto"/>
      </w:divBdr>
    </w:div>
    <w:div w:id="54359134">
      <w:bodyDiv w:val="1"/>
      <w:marLeft w:val="0"/>
      <w:marRight w:val="0"/>
      <w:marTop w:val="0"/>
      <w:marBottom w:val="0"/>
      <w:divBdr>
        <w:top w:val="none" w:sz="0" w:space="0" w:color="auto"/>
        <w:left w:val="none" w:sz="0" w:space="0" w:color="auto"/>
        <w:bottom w:val="none" w:sz="0" w:space="0" w:color="auto"/>
        <w:right w:val="none" w:sz="0" w:space="0" w:color="auto"/>
      </w:divBdr>
      <w:divsChild>
        <w:div w:id="88281204">
          <w:blockQuote w:val="1"/>
          <w:marLeft w:val="720"/>
          <w:marRight w:val="720"/>
          <w:marTop w:val="100"/>
          <w:marBottom w:val="100"/>
          <w:divBdr>
            <w:top w:val="none" w:sz="0" w:space="0" w:color="auto"/>
            <w:left w:val="none" w:sz="0" w:space="0" w:color="auto"/>
            <w:bottom w:val="none" w:sz="0" w:space="0" w:color="auto"/>
            <w:right w:val="none" w:sz="0" w:space="0" w:color="auto"/>
          </w:divBdr>
        </w:div>
        <w:div w:id="47376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1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461895">
          <w:marLeft w:val="0"/>
          <w:marRight w:val="0"/>
          <w:marTop w:val="0"/>
          <w:marBottom w:val="0"/>
          <w:divBdr>
            <w:top w:val="none" w:sz="0" w:space="0" w:color="auto"/>
            <w:left w:val="none" w:sz="0" w:space="0" w:color="auto"/>
            <w:bottom w:val="none" w:sz="0" w:space="0" w:color="auto"/>
            <w:right w:val="none" w:sz="0" w:space="0" w:color="auto"/>
          </w:divBdr>
          <w:divsChild>
            <w:div w:id="19822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0934">
      <w:bodyDiv w:val="1"/>
      <w:marLeft w:val="0"/>
      <w:marRight w:val="0"/>
      <w:marTop w:val="0"/>
      <w:marBottom w:val="0"/>
      <w:divBdr>
        <w:top w:val="none" w:sz="0" w:space="0" w:color="auto"/>
        <w:left w:val="none" w:sz="0" w:space="0" w:color="auto"/>
        <w:bottom w:val="none" w:sz="0" w:space="0" w:color="auto"/>
        <w:right w:val="none" w:sz="0" w:space="0" w:color="auto"/>
      </w:divBdr>
    </w:div>
    <w:div w:id="98842490">
      <w:bodyDiv w:val="1"/>
      <w:marLeft w:val="0"/>
      <w:marRight w:val="0"/>
      <w:marTop w:val="0"/>
      <w:marBottom w:val="0"/>
      <w:divBdr>
        <w:top w:val="none" w:sz="0" w:space="0" w:color="auto"/>
        <w:left w:val="none" w:sz="0" w:space="0" w:color="auto"/>
        <w:bottom w:val="none" w:sz="0" w:space="0" w:color="auto"/>
        <w:right w:val="none" w:sz="0" w:space="0" w:color="auto"/>
      </w:divBdr>
    </w:div>
    <w:div w:id="114494178">
      <w:bodyDiv w:val="1"/>
      <w:marLeft w:val="0"/>
      <w:marRight w:val="0"/>
      <w:marTop w:val="0"/>
      <w:marBottom w:val="0"/>
      <w:divBdr>
        <w:top w:val="none" w:sz="0" w:space="0" w:color="auto"/>
        <w:left w:val="none" w:sz="0" w:space="0" w:color="auto"/>
        <w:bottom w:val="none" w:sz="0" w:space="0" w:color="auto"/>
        <w:right w:val="none" w:sz="0" w:space="0" w:color="auto"/>
      </w:divBdr>
    </w:div>
    <w:div w:id="128548598">
      <w:bodyDiv w:val="1"/>
      <w:marLeft w:val="0"/>
      <w:marRight w:val="0"/>
      <w:marTop w:val="0"/>
      <w:marBottom w:val="0"/>
      <w:divBdr>
        <w:top w:val="none" w:sz="0" w:space="0" w:color="auto"/>
        <w:left w:val="none" w:sz="0" w:space="0" w:color="auto"/>
        <w:bottom w:val="none" w:sz="0" w:space="0" w:color="auto"/>
        <w:right w:val="none" w:sz="0" w:space="0" w:color="auto"/>
      </w:divBdr>
    </w:div>
    <w:div w:id="129519668">
      <w:bodyDiv w:val="1"/>
      <w:marLeft w:val="0"/>
      <w:marRight w:val="0"/>
      <w:marTop w:val="0"/>
      <w:marBottom w:val="0"/>
      <w:divBdr>
        <w:top w:val="none" w:sz="0" w:space="0" w:color="auto"/>
        <w:left w:val="none" w:sz="0" w:space="0" w:color="auto"/>
        <w:bottom w:val="none" w:sz="0" w:space="0" w:color="auto"/>
        <w:right w:val="none" w:sz="0" w:space="0" w:color="auto"/>
      </w:divBdr>
    </w:div>
    <w:div w:id="138618405">
      <w:bodyDiv w:val="1"/>
      <w:marLeft w:val="0"/>
      <w:marRight w:val="0"/>
      <w:marTop w:val="0"/>
      <w:marBottom w:val="0"/>
      <w:divBdr>
        <w:top w:val="none" w:sz="0" w:space="0" w:color="auto"/>
        <w:left w:val="none" w:sz="0" w:space="0" w:color="auto"/>
        <w:bottom w:val="none" w:sz="0" w:space="0" w:color="auto"/>
        <w:right w:val="none" w:sz="0" w:space="0" w:color="auto"/>
      </w:divBdr>
    </w:div>
    <w:div w:id="148328579">
      <w:bodyDiv w:val="1"/>
      <w:marLeft w:val="0"/>
      <w:marRight w:val="0"/>
      <w:marTop w:val="0"/>
      <w:marBottom w:val="0"/>
      <w:divBdr>
        <w:top w:val="none" w:sz="0" w:space="0" w:color="auto"/>
        <w:left w:val="none" w:sz="0" w:space="0" w:color="auto"/>
        <w:bottom w:val="none" w:sz="0" w:space="0" w:color="auto"/>
        <w:right w:val="none" w:sz="0" w:space="0" w:color="auto"/>
      </w:divBdr>
      <w:divsChild>
        <w:div w:id="247882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98844">
      <w:bodyDiv w:val="1"/>
      <w:marLeft w:val="0"/>
      <w:marRight w:val="0"/>
      <w:marTop w:val="0"/>
      <w:marBottom w:val="0"/>
      <w:divBdr>
        <w:top w:val="none" w:sz="0" w:space="0" w:color="auto"/>
        <w:left w:val="none" w:sz="0" w:space="0" w:color="auto"/>
        <w:bottom w:val="none" w:sz="0" w:space="0" w:color="auto"/>
        <w:right w:val="none" w:sz="0" w:space="0" w:color="auto"/>
      </w:divBdr>
    </w:div>
    <w:div w:id="171989467">
      <w:bodyDiv w:val="1"/>
      <w:marLeft w:val="0"/>
      <w:marRight w:val="0"/>
      <w:marTop w:val="0"/>
      <w:marBottom w:val="0"/>
      <w:divBdr>
        <w:top w:val="none" w:sz="0" w:space="0" w:color="auto"/>
        <w:left w:val="none" w:sz="0" w:space="0" w:color="auto"/>
        <w:bottom w:val="none" w:sz="0" w:space="0" w:color="auto"/>
        <w:right w:val="none" w:sz="0" w:space="0" w:color="auto"/>
      </w:divBdr>
    </w:div>
    <w:div w:id="181676162">
      <w:bodyDiv w:val="1"/>
      <w:marLeft w:val="0"/>
      <w:marRight w:val="0"/>
      <w:marTop w:val="0"/>
      <w:marBottom w:val="0"/>
      <w:divBdr>
        <w:top w:val="none" w:sz="0" w:space="0" w:color="auto"/>
        <w:left w:val="none" w:sz="0" w:space="0" w:color="auto"/>
        <w:bottom w:val="none" w:sz="0" w:space="0" w:color="auto"/>
        <w:right w:val="none" w:sz="0" w:space="0" w:color="auto"/>
      </w:divBdr>
    </w:div>
    <w:div w:id="201289668">
      <w:bodyDiv w:val="1"/>
      <w:marLeft w:val="0"/>
      <w:marRight w:val="0"/>
      <w:marTop w:val="0"/>
      <w:marBottom w:val="0"/>
      <w:divBdr>
        <w:top w:val="none" w:sz="0" w:space="0" w:color="auto"/>
        <w:left w:val="none" w:sz="0" w:space="0" w:color="auto"/>
        <w:bottom w:val="none" w:sz="0" w:space="0" w:color="auto"/>
        <w:right w:val="none" w:sz="0" w:space="0" w:color="auto"/>
      </w:divBdr>
    </w:div>
    <w:div w:id="202328171">
      <w:bodyDiv w:val="1"/>
      <w:marLeft w:val="0"/>
      <w:marRight w:val="0"/>
      <w:marTop w:val="0"/>
      <w:marBottom w:val="0"/>
      <w:divBdr>
        <w:top w:val="none" w:sz="0" w:space="0" w:color="auto"/>
        <w:left w:val="none" w:sz="0" w:space="0" w:color="auto"/>
        <w:bottom w:val="none" w:sz="0" w:space="0" w:color="auto"/>
        <w:right w:val="none" w:sz="0" w:space="0" w:color="auto"/>
      </w:divBdr>
    </w:div>
    <w:div w:id="204953446">
      <w:bodyDiv w:val="1"/>
      <w:marLeft w:val="0"/>
      <w:marRight w:val="0"/>
      <w:marTop w:val="0"/>
      <w:marBottom w:val="0"/>
      <w:divBdr>
        <w:top w:val="none" w:sz="0" w:space="0" w:color="auto"/>
        <w:left w:val="none" w:sz="0" w:space="0" w:color="auto"/>
        <w:bottom w:val="none" w:sz="0" w:space="0" w:color="auto"/>
        <w:right w:val="none" w:sz="0" w:space="0" w:color="auto"/>
      </w:divBdr>
    </w:div>
    <w:div w:id="208080702">
      <w:bodyDiv w:val="1"/>
      <w:marLeft w:val="0"/>
      <w:marRight w:val="0"/>
      <w:marTop w:val="0"/>
      <w:marBottom w:val="0"/>
      <w:divBdr>
        <w:top w:val="none" w:sz="0" w:space="0" w:color="auto"/>
        <w:left w:val="none" w:sz="0" w:space="0" w:color="auto"/>
        <w:bottom w:val="none" w:sz="0" w:space="0" w:color="auto"/>
        <w:right w:val="none" w:sz="0" w:space="0" w:color="auto"/>
      </w:divBdr>
      <w:divsChild>
        <w:div w:id="1089109922">
          <w:marLeft w:val="0"/>
          <w:marRight w:val="0"/>
          <w:marTop w:val="0"/>
          <w:marBottom w:val="0"/>
          <w:divBdr>
            <w:top w:val="none" w:sz="0" w:space="0" w:color="auto"/>
            <w:left w:val="none" w:sz="0" w:space="0" w:color="auto"/>
            <w:bottom w:val="none" w:sz="0" w:space="0" w:color="auto"/>
            <w:right w:val="none" w:sz="0" w:space="0" w:color="auto"/>
          </w:divBdr>
          <w:divsChild>
            <w:div w:id="294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2809">
      <w:bodyDiv w:val="1"/>
      <w:marLeft w:val="0"/>
      <w:marRight w:val="0"/>
      <w:marTop w:val="0"/>
      <w:marBottom w:val="0"/>
      <w:divBdr>
        <w:top w:val="none" w:sz="0" w:space="0" w:color="auto"/>
        <w:left w:val="none" w:sz="0" w:space="0" w:color="auto"/>
        <w:bottom w:val="none" w:sz="0" w:space="0" w:color="auto"/>
        <w:right w:val="none" w:sz="0" w:space="0" w:color="auto"/>
      </w:divBdr>
    </w:div>
    <w:div w:id="221988655">
      <w:bodyDiv w:val="1"/>
      <w:marLeft w:val="0"/>
      <w:marRight w:val="0"/>
      <w:marTop w:val="0"/>
      <w:marBottom w:val="0"/>
      <w:divBdr>
        <w:top w:val="none" w:sz="0" w:space="0" w:color="auto"/>
        <w:left w:val="none" w:sz="0" w:space="0" w:color="auto"/>
        <w:bottom w:val="none" w:sz="0" w:space="0" w:color="auto"/>
        <w:right w:val="none" w:sz="0" w:space="0" w:color="auto"/>
      </w:divBdr>
    </w:div>
    <w:div w:id="223373817">
      <w:bodyDiv w:val="1"/>
      <w:marLeft w:val="0"/>
      <w:marRight w:val="0"/>
      <w:marTop w:val="0"/>
      <w:marBottom w:val="0"/>
      <w:divBdr>
        <w:top w:val="none" w:sz="0" w:space="0" w:color="auto"/>
        <w:left w:val="none" w:sz="0" w:space="0" w:color="auto"/>
        <w:bottom w:val="none" w:sz="0" w:space="0" w:color="auto"/>
        <w:right w:val="none" w:sz="0" w:space="0" w:color="auto"/>
      </w:divBdr>
    </w:div>
    <w:div w:id="224531231">
      <w:bodyDiv w:val="1"/>
      <w:marLeft w:val="0"/>
      <w:marRight w:val="0"/>
      <w:marTop w:val="0"/>
      <w:marBottom w:val="0"/>
      <w:divBdr>
        <w:top w:val="none" w:sz="0" w:space="0" w:color="auto"/>
        <w:left w:val="none" w:sz="0" w:space="0" w:color="auto"/>
        <w:bottom w:val="none" w:sz="0" w:space="0" w:color="auto"/>
        <w:right w:val="none" w:sz="0" w:space="0" w:color="auto"/>
      </w:divBdr>
    </w:div>
    <w:div w:id="243493737">
      <w:bodyDiv w:val="1"/>
      <w:marLeft w:val="0"/>
      <w:marRight w:val="0"/>
      <w:marTop w:val="0"/>
      <w:marBottom w:val="0"/>
      <w:divBdr>
        <w:top w:val="none" w:sz="0" w:space="0" w:color="auto"/>
        <w:left w:val="none" w:sz="0" w:space="0" w:color="auto"/>
        <w:bottom w:val="none" w:sz="0" w:space="0" w:color="auto"/>
        <w:right w:val="none" w:sz="0" w:space="0" w:color="auto"/>
      </w:divBdr>
    </w:div>
    <w:div w:id="248850220">
      <w:bodyDiv w:val="1"/>
      <w:marLeft w:val="0"/>
      <w:marRight w:val="0"/>
      <w:marTop w:val="0"/>
      <w:marBottom w:val="0"/>
      <w:divBdr>
        <w:top w:val="none" w:sz="0" w:space="0" w:color="auto"/>
        <w:left w:val="none" w:sz="0" w:space="0" w:color="auto"/>
        <w:bottom w:val="none" w:sz="0" w:space="0" w:color="auto"/>
        <w:right w:val="none" w:sz="0" w:space="0" w:color="auto"/>
      </w:divBdr>
    </w:div>
    <w:div w:id="249582297">
      <w:bodyDiv w:val="1"/>
      <w:marLeft w:val="0"/>
      <w:marRight w:val="0"/>
      <w:marTop w:val="0"/>
      <w:marBottom w:val="0"/>
      <w:divBdr>
        <w:top w:val="none" w:sz="0" w:space="0" w:color="auto"/>
        <w:left w:val="none" w:sz="0" w:space="0" w:color="auto"/>
        <w:bottom w:val="none" w:sz="0" w:space="0" w:color="auto"/>
        <w:right w:val="none" w:sz="0" w:space="0" w:color="auto"/>
      </w:divBdr>
    </w:div>
    <w:div w:id="273486149">
      <w:bodyDiv w:val="1"/>
      <w:marLeft w:val="0"/>
      <w:marRight w:val="0"/>
      <w:marTop w:val="0"/>
      <w:marBottom w:val="0"/>
      <w:divBdr>
        <w:top w:val="none" w:sz="0" w:space="0" w:color="auto"/>
        <w:left w:val="none" w:sz="0" w:space="0" w:color="auto"/>
        <w:bottom w:val="none" w:sz="0" w:space="0" w:color="auto"/>
        <w:right w:val="none" w:sz="0" w:space="0" w:color="auto"/>
      </w:divBdr>
    </w:div>
    <w:div w:id="286159021">
      <w:bodyDiv w:val="1"/>
      <w:marLeft w:val="0"/>
      <w:marRight w:val="0"/>
      <w:marTop w:val="0"/>
      <w:marBottom w:val="0"/>
      <w:divBdr>
        <w:top w:val="none" w:sz="0" w:space="0" w:color="auto"/>
        <w:left w:val="none" w:sz="0" w:space="0" w:color="auto"/>
        <w:bottom w:val="none" w:sz="0" w:space="0" w:color="auto"/>
        <w:right w:val="none" w:sz="0" w:space="0" w:color="auto"/>
      </w:divBdr>
    </w:div>
    <w:div w:id="310641670">
      <w:bodyDiv w:val="1"/>
      <w:marLeft w:val="0"/>
      <w:marRight w:val="0"/>
      <w:marTop w:val="0"/>
      <w:marBottom w:val="0"/>
      <w:divBdr>
        <w:top w:val="none" w:sz="0" w:space="0" w:color="auto"/>
        <w:left w:val="none" w:sz="0" w:space="0" w:color="auto"/>
        <w:bottom w:val="none" w:sz="0" w:space="0" w:color="auto"/>
        <w:right w:val="none" w:sz="0" w:space="0" w:color="auto"/>
      </w:divBdr>
    </w:div>
    <w:div w:id="319892470">
      <w:bodyDiv w:val="1"/>
      <w:marLeft w:val="0"/>
      <w:marRight w:val="0"/>
      <w:marTop w:val="0"/>
      <w:marBottom w:val="0"/>
      <w:divBdr>
        <w:top w:val="none" w:sz="0" w:space="0" w:color="auto"/>
        <w:left w:val="none" w:sz="0" w:space="0" w:color="auto"/>
        <w:bottom w:val="none" w:sz="0" w:space="0" w:color="auto"/>
        <w:right w:val="none" w:sz="0" w:space="0" w:color="auto"/>
      </w:divBdr>
      <w:divsChild>
        <w:div w:id="1503206469">
          <w:marLeft w:val="0"/>
          <w:marRight w:val="0"/>
          <w:marTop w:val="0"/>
          <w:marBottom w:val="0"/>
          <w:divBdr>
            <w:top w:val="none" w:sz="0" w:space="0" w:color="auto"/>
            <w:left w:val="none" w:sz="0" w:space="0" w:color="auto"/>
            <w:bottom w:val="none" w:sz="0" w:space="0" w:color="auto"/>
            <w:right w:val="none" w:sz="0" w:space="0" w:color="auto"/>
          </w:divBdr>
          <w:divsChild>
            <w:div w:id="179421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745">
      <w:bodyDiv w:val="1"/>
      <w:marLeft w:val="0"/>
      <w:marRight w:val="0"/>
      <w:marTop w:val="0"/>
      <w:marBottom w:val="0"/>
      <w:divBdr>
        <w:top w:val="none" w:sz="0" w:space="0" w:color="auto"/>
        <w:left w:val="none" w:sz="0" w:space="0" w:color="auto"/>
        <w:bottom w:val="none" w:sz="0" w:space="0" w:color="auto"/>
        <w:right w:val="none" w:sz="0" w:space="0" w:color="auto"/>
      </w:divBdr>
    </w:div>
    <w:div w:id="337923497">
      <w:bodyDiv w:val="1"/>
      <w:marLeft w:val="0"/>
      <w:marRight w:val="0"/>
      <w:marTop w:val="0"/>
      <w:marBottom w:val="0"/>
      <w:divBdr>
        <w:top w:val="none" w:sz="0" w:space="0" w:color="auto"/>
        <w:left w:val="none" w:sz="0" w:space="0" w:color="auto"/>
        <w:bottom w:val="none" w:sz="0" w:space="0" w:color="auto"/>
        <w:right w:val="none" w:sz="0" w:space="0" w:color="auto"/>
      </w:divBdr>
    </w:div>
    <w:div w:id="339743983">
      <w:bodyDiv w:val="1"/>
      <w:marLeft w:val="0"/>
      <w:marRight w:val="0"/>
      <w:marTop w:val="0"/>
      <w:marBottom w:val="0"/>
      <w:divBdr>
        <w:top w:val="none" w:sz="0" w:space="0" w:color="auto"/>
        <w:left w:val="none" w:sz="0" w:space="0" w:color="auto"/>
        <w:bottom w:val="none" w:sz="0" w:space="0" w:color="auto"/>
        <w:right w:val="none" w:sz="0" w:space="0" w:color="auto"/>
      </w:divBdr>
      <w:divsChild>
        <w:div w:id="1382051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51086">
      <w:bodyDiv w:val="1"/>
      <w:marLeft w:val="0"/>
      <w:marRight w:val="0"/>
      <w:marTop w:val="0"/>
      <w:marBottom w:val="0"/>
      <w:divBdr>
        <w:top w:val="none" w:sz="0" w:space="0" w:color="auto"/>
        <w:left w:val="none" w:sz="0" w:space="0" w:color="auto"/>
        <w:bottom w:val="none" w:sz="0" w:space="0" w:color="auto"/>
        <w:right w:val="none" w:sz="0" w:space="0" w:color="auto"/>
      </w:divBdr>
    </w:div>
    <w:div w:id="364596000">
      <w:bodyDiv w:val="1"/>
      <w:marLeft w:val="0"/>
      <w:marRight w:val="0"/>
      <w:marTop w:val="0"/>
      <w:marBottom w:val="0"/>
      <w:divBdr>
        <w:top w:val="none" w:sz="0" w:space="0" w:color="auto"/>
        <w:left w:val="none" w:sz="0" w:space="0" w:color="auto"/>
        <w:bottom w:val="none" w:sz="0" w:space="0" w:color="auto"/>
        <w:right w:val="none" w:sz="0" w:space="0" w:color="auto"/>
      </w:divBdr>
    </w:div>
    <w:div w:id="367222980">
      <w:bodyDiv w:val="1"/>
      <w:marLeft w:val="0"/>
      <w:marRight w:val="0"/>
      <w:marTop w:val="0"/>
      <w:marBottom w:val="0"/>
      <w:divBdr>
        <w:top w:val="none" w:sz="0" w:space="0" w:color="auto"/>
        <w:left w:val="none" w:sz="0" w:space="0" w:color="auto"/>
        <w:bottom w:val="none" w:sz="0" w:space="0" w:color="auto"/>
        <w:right w:val="none" w:sz="0" w:space="0" w:color="auto"/>
      </w:divBdr>
    </w:div>
    <w:div w:id="374818148">
      <w:bodyDiv w:val="1"/>
      <w:marLeft w:val="0"/>
      <w:marRight w:val="0"/>
      <w:marTop w:val="0"/>
      <w:marBottom w:val="0"/>
      <w:divBdr>
        <w:top w:val="none" w:sz="0" w:space="0" w:color="auto"/>
        <w:left w:val="none" w:sz="0" w:space="0" w:color="auto"/>
        <w:bottom w:val="none" w:sz="0" w:space="0" w:color="auto"/>
        <w:right w:val="none" w:sz="0" w:space="0" w:color="auto"/>
      </w:divBdr>
      <w:divsChild>
        <w:div w:id="1282567765">
          <w:marLeft w:val="0"/>
          <w:marRight w:val="0"/>
          <w:marTop w:val="0"/>
          <w:marBottom w:val="0"/>
          <w:divBdr>
            <w:top w:val="none" w:sz="0" w:space="0" w:color="auto"/>
            <w:left w:val="none" w:sz="0" w:space="0" w:color="auto"/>
            <w:bottom w:val="none" w:sz="0" w:space="0" w:color="auto"/>
            <w:right w:val="none" w:sz="0" w:space="0" w:color="auto"/>
          </w:divBdr>
          <w:divsChild>
            <w:div w:id="1931155216">
              <w:marLeft w:val="0"/>
              <w:marRight w:val="0"/>
              <w:marTop w:val="0"/>
              <w:marBottom w:val="0"/>
              <w:divBdr>
                <w:top w:val="none" w:sz="0" w:space="0" w:color="auto"/>
                <w:left w:val="none" w:sz="0" w:space="0" w:color="auto"/>
                <w:bottom w:val="none" w:sz="0" w:space="0" w:color="auto"/>
                <w:right w:val="none" w:sz="0" w:space="0" w:color="auto"/>
              </w:divBdr>
            </w:div>
          </w:divsChild>
        </w:div>
        <w:div w:id="136702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752749">
      <w:bodyDiv w:val="1"/>
      <w:marLeft w:val="0"/>
      <w:marRight w:val="0"/>
      <w:marTop w:val="0"/>
      <w:marBottom w:val="0"/>
      <w:divBdr>
        <w:top w:val="none" w:sz="0" w:space="0" w:color="auto"/>
        <w:left w:val="none" w:sz="0" w:space="0" w:color="auto"/>
        <w:bottom w:val="none" w:sz="0" w:space="0" w:color="auto"/>
        <w:right w:val="none" w:sz="0" w:space="0" w:color="auto"/>
      </w:divBdr>
    </w:div>
    <w:div w:id="383599578">
      <w:bodyDiv w:val="1"/>
      <w:marLeft w:val="0"/>
      <w:marRight w:val="0"/>
      <w:marTop w:val="0"/>
      <w:marBottom w:val="0"/>
      <w:divBdr>
        <w:top w:val="none" w:sz="0" w:space="0" w:color="auto"/>
        <w:left w:val="none" w:sz="0" w:space="0" w:color="auto"/>
        <w:bottom w:val="none" w:sz="0" w:space="0" w:color="auto"/>
        <w:right w:val="none" w:sz="0" w:space="0" w:color="auto"/>
      </w:divBdr>
    </w:div>
    <w:div w:id="392973428">
      <w:bodyDiv w:val="1"/>
      <w:marLeft w:val="0"/>
      <w:marRight w:val="0"/>
      <w:marTop w:val="0"/>
      <w:marBottom w:val="0"/>
      <w:divBdr>
        <w:top w:val="none" w:sz="0" w:space="0" w:color="auto"/>
        <w:left w:val="none" w:sz="0" w:space="0" w:color="auto"/>
        <w:bottom w:val="none" w:sz="0" w:space="0" w:color="auto"/>
        <w:right w:val="none" w:sz="0" w:space="0" w:color="auto"/>
      </w:divBdr>
    </w:div>
    <w:div w:id="412943806">
      <w:bodyDiv w:val="1"/>
      <w:marLeft w:val="0"/>
      <w:marRight w:val="0"/>
      <w:marTop w:val="0"/>
      <w:marBottom w:val="0"/>
      <w:divBdr>
        <w:top w:val="none" w:sz="0" w:space="0" w:color="auto"/>
        <w:left w:val="none" w:sz="0" w:space="0" w:color="auto"/>
        <w:bottom w:val="none" w:sz="0" w:space="0" w:color="auto"/>
        <w:right w:val="none" w:sz="0" w:space="0" w:color="auto"/>
      </w:divBdr>
      <w:divsChild>
        <w:div w:id="353578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411715">
      <w:bodyDiv w:val="1"/>
      <w:marLeft w:val="0"/>
      <w:marRight w:val="0"/>
      <w:marTop w:val="0"/>
      <w:marBottom w:val="0"/>
      <w:divBdr>
        <w:top w:val="none" w:sz="0" w:space="0" w:color="auto"/>
        <w:left w:val="none" w:sz="0" w:space="0" w:color="auto"/>
        <w:bottom w:val="none" w:sz="0" w:space="0" w:color="auto"/>
        <w:right w:val="none" w:sz="0" w:space="0" w:color="auto"/>
      </w:divBdr>
    </w:div>
    <w:div w:id="466364972">
      <w:bodyDiv w:val="1"/>
      <w:marLeft w:val="0"/>
      <w:marRight w:val="0"/>
      <w:marTop w:val="0"/>
      <w:marBottom w:val="0"/>
      <w:divBdr>
        <w:top w:val="none" w:sz="0" w:space="0" w:color="auto"/>
        <w:left w:val="none" w:sz="0" w:space="0" w:color="auto"/>
        <w:bottom w:val="none" w:sz="0" w:space="0" w:color="auto"/>
        <w:right w:val="none" w:sz="0" w:space="0" w:color="auto"/>
      </w:divBdr>
    </w:div>
    <w:div w:id="474832164">
      <w:bodyDiv w:val="1"/>
      <w:marLeft w:val="0"/>
      <w:marRight w:val="0"/>
      <w:marTop w:val="0"/>
      <w:marBottom w:val="0"/>
      <w:divBdr>
        <w:top w:val="none" w:sz="0" w:space="0" w:color="auto"/>
        <w:left w:val="none" w:sz="0" w:space="0" w:color="auto"/>
        <w:bottom w:val="none" w:sz="0" w:space="0" w:color="auto"/>
        <w:right w:val="none" w:sz="0" w:space="0" w:color="auto"/>
      </w:divBdr>
    </w:div>
    <w:div w:id="486823672">
      <w:bodyDiv w:val="1"/>
      <w:marLeft w:val="0"/>
      <w:marRight w:val="0"/>
      <w:marTop w:val="0"/>
      <w:marBottom w:val="0"/>
      <w:divBdr>
        <w:top w:val="none" w:sz="0" w:space="0" w:color="auto"/>
        <w:left w:val="none" w:sz="0" w:space="0" w:color="auto"/>
        <w:bottom w:val="none" w:sz="0" w:space="0" w:color="auto"/>
        <w:right w:val="none" w:sz="0" w:space="0" w:color="auto"/>
      </w:divBdr>
    </w:div>
    <w:div w:id="501895745">
      <w:bodyDiv w:val="1"/>
      <w:marLeft w:val="0"/>
      <w:marRight w:val="0"/>
      <w:marTop w:val="0"/>
      <w:marBottom w:val="0"/>
      <w:divBdr>
        <w:top w:val="none" w:sz="0" w:space="0" w:color="auto"/>
        <w:left w:val="none" w:sz="0" w:space="0" w:color="auto"/>
        <w:bottom w:val="none" w:sz="0" w:space="0" w:color="auto"/>
        <w:right w:val="none" w:sz="0" w:space="0" w:color="auto"/>
      </w:divBdr>
    </w:div>
    <w:div w:id="631522812">
      <w:bodyDiv w:val="1"/>
      <w:marLeft w:val="0"/>
      <w:marRight w:val="0"/>
      <w:marTop w:val="0"/>
      <w:marBottom w:val="0"/>
      <w:divBdr>
        <w:top w:val="none" w:sz="0" w:space="0" w:color="auto"/>
        <w:left w:val="none" w:sz="0" w:space="0" w:color="auto"/>
        <w:bottom w:val="none" w:sz="0" w:space="0" w:color="auto"/>
        <w:right w:val="none" w:sz="0" w:space="0" w:color="auto"/>
      </w:divBdr>
    </w:div>
    <w:div w:id="653607378">
      <w:bodyDiv w:val="1"/>
      <w:marLeft w:val="0"/>
      <w:marRight w:val="0"/>
      <w:marTop w:val="0"/>
      <w:marBottom w:val="0"/>
      <w:divBdr>
        <w:top w:val="none" w:sz="0" w:space="0" w:color="auto"/>
        <w:left w:val="none" w:sz="0" w:space="0" w:color="auto"/>
        <w:bottom w:val="none" w:sz="0" w:space="0" w:color="auto"/>
        <w:right w:val="none" w:sz="0" w:space="0" w:color="auto"/>
      </w:divBdr>
    </w:div>
    <w:div w:id="691078614">
      <w:bodyDiv w:val="1"/>
      <w:marLeft w:val="0"/>
      <w:marRight w:val="0"/>
      <w:marTop w:val="0"/>
      <w:marBottom w:val="0"/>
      <w:divBdr>
        <w:top w:val="none" w:sz="0" w:space="0" w:color="auto"/>
        <w:left w:val="none" w:sz="0" w:space="0" w:color="auto"/>
        <w:bottom w:val="none" w:sz="0" w:space="0" w:color="auto"/>
        <w:right w:val="none" w:sz="0" w:space="0" w:color="auto"/>
      </w:divBdr>
      <w:divsChild>
        <w:div w:id="767387206">
          <w:marLeft w:val="0"/>
          <w:marRight w:val="0"/>
          <w:marTop w:val="0"/>
          <w:marBottom w:val="0"/>
          <w:divBdr>
            <w:top w:val="none" w:sz="0" w:space="0" w:color="auto"/>
            <w:left w:val="none" w:sz="0" w:space="0" w:color="auto"/>
            <w:bottom w:val="none" w:sz="0" w:space="0" w:color="auto"/>
            <w:right w:val="none" w:sz="0" w:space="0" w:color="auto"/>
          </w:divBdr>
          <w:divsChild>
            <w:div w:id="6357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3952">
      <w:bodyDiv w:val="1"/>
      <w:marLeft w:val="0"/>
      <w:marRight w:val="0"/>
      <w:marTop w:val="0"/>
      <w:marBottom w:val="0"/>
      <w:divBdr>
        <w:top w:val="none" w:sz="0" w:space="0" w:color="auto"/>
        <w:left w:val="none" w:sz="0" w:space="0" w:color="auto"/>
        <w:bottom w:val="none" w:sz="0" w:space="0" w:color="auto"/>
        <w:right w:val="none" w:sz="0" w:space="0" w:color="auto"/>
      </w:divBdr>
    </w:div>
    <w:div w:id="719597983">
      <w:bodyDiv w:val="1"/>
      <w:marLeft w:val="0"/>
      <w:marRight w:val="0"/>
      <w:marTop w:val="0"/>
      <w:marBottom w:val="0"/>
      <w:divBdr>
        <w:top w:val="none" w:sz="0" w:space="0" w:color="auto"/>
        <w:left w:val="none" w:sz="0" w:space="0" w:color="auto"/>
        <w:bottom w:val="none" w:sz="0" w:space="0" w:color="auto"/>
        <w:right w:val="none" w:sz="0" w:space="0" w:color="auto"/>
      </w:divBdr>
      <w:divsChild>
        <w:div w:id="1597710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902851">
      <w:bodyDiv w:val="1"/>
      <w:marLeft w:val="0"/>
      <w:marRight w:val="0"/>
      <w:marTop w:val="0"/>
      <w:marBottom w:val="0"/>
      <w:divBdr>
        <w:top w:val="none" w:sz="0" w:space="0" w:color="auto"/>
        <w:left w:val="none" w:sz="0" w:space="0" w:color="auto"/>
        <w:bottom w:val="none" w:sz="0" w:space="0" w:color="auto"/>
        <w:right w:val="none" w:sz="0" w:space="0" w:color="auto"/>
      </w:divBdr>
    </w:div>
    <w:div w:id="814446812">
      <w:bodyDiv w:val="1"/>
      <w:marLeft w:val="0"/>
      <w:marRight w:val="0"/>
      <w:marTop w:val="0"/>
      <w:marBottom w:val="0"/>
      <w:divBdr>
        <w:top w:val="none" w:sz="0" w:space="0" w:color="auto"/>
        <w:left w:val="none" w:sz="0" w:space="0" w:color="auto"/>
        <w:bottom w:val="none" w:sz="0" w:space="0" w:color="auto"/>
        <w:right w:val="none" w:sz="0" w:space="0" w:color="auto"/>
      </w:divBdr>
      <w:divsChild>
        <w:div w:id="1728063572">
          <w:marLeft w:val="0"/>
          <w:marRight w:val="0"/>
          <w:marTop w:val="0"/>
          <w:marBottom w:val="0"/>
          <w:divBdr>
            <w:top w:val="none" w:sz="0" w:space="0" w:color="auto"/>
            <w:left w:val="none" w:sz="0" w:space="0" w:color="auto"/>
            <w:bottom w:val="none" w:sz="0" w:space="0" w:color="auto"/>
            <w:right w:val="none" w:sz="0" w:space="0" w:color="auto"/>
          </w:divBdr>
        </w:div>
      </w:divsChild>
    </w:div>
    <w:div w:id="823275449">
      <w:bodyDiv w:val="1"/>
      <w:marLeft w:val="0"/>
      <w:marRight w:val="0"/>
      <w:marTop w:val="0"/>
      <w:marBottom w:val="0"/>
      <w:divBdr>
        <w:top w:val="none" w:sz="0" w:space="0" w:color="auto"/>
        <w:left w:val="none" w:sz="0" w:space="0" w:color="auto"/>
        <w:bottom w:val="none" w:sz="0" w:space="0" w:color="auto"/>
        <w:right w:val="none" w:sz="0" w:space="0" w:color="auto"/>
      </w:divBdr>
      <w:divsChild>
        <w:div w:id="1962611975">
          <w:marLeft w:val="0"/>
          <w:marRight w:val="0"/>
          <w:marTop w:val="0"/>
          <w:marBottom w:val="0"/>
          <w:divBdr>
            <w:top w:val="none" w:sz="0" w:space="0" w:color="auto"/>
            <w:left w:val="none" w:sz="0" w:space="0" w:color="auto"/>
            <w:bottom w:val="none" w:sz="0" w:space="0" w:color="auto"/>
            <w:right w:val="none" w:sz="0" w:space="0" w:color="auto"/>
          </w:divBdr>
          <w:divsChild>
            <w:div w:id="13443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401">
      <w:bodyDiv w:val="1"/>
      <w:marLeft w:val="0"/>
      <w:marRight w:val="0"/>
      <w:marTop w:val="0"/>
      <w:marBottom w:val="0"/>
      <w:divBdr>
        <w:top w:val="none" w:sz="0" w:space="0" w:color="auto"/>
        <w:left w:val="none" w:sz="0" w:space="0" w:color="auto"/>
        <w:bottom w:val="none" w:sz="0" w:space="0" w:color="auto"/>
        <w:right w:val="none" w:sz="0" w:space="0" w:color="auto"/>
      </w:divBdr>
    </w:div>
    <w:div w:id="851995191">
      <w:bodyDiv w:val="1"/>
      <w:marLeft w:val="0"/>
      <w:marRight w:val="0"/>
      <w:marTop w:val="0"/>
      <w:marBottom w:val="0"/>
      <w:divBdr>
        <w:top w:val="none" w:sz="0" w:space="0" w:color="auto"/>
        <w:left w:val="none" w:sz="0" w:space="0" w:color="auto"/>
        <w:bottom w:val="none" w:sz="0" w:space="0" w:color="auto"/>
        <w:right w:val="none" w:sz="0" w:space="0" w:color="auto"/>
      </w:divBdr>
    </w:div>
    <w:div w:id="860779668">
      <w:bodyDiv w:val="1"/>
      <w:marLeft w:val="0"/>
      <w:marRight w:val="0"/>
      <w:marTop w:val="0"/>
      <w:marBottom w:val="0"/>
      <w:divBdr>
        <w:top w:val="none" w:sz="0" w:space="0" w:color="auto"/>
        <w:left w:val="none" w:sz="0" w:space="0" w:color="auto"/>
        <w:bottom w:val="none" w:sz="0" w:space="0" w:color="auto"/>
        <w:right w:val="none" w:sz="0" w:space="0" w:color="auto"/>
      </w:divBdr>
      <w:divsChild>
        <w:div w:id="134435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462241">
      <w:bodyDiv w:val="1"/>
      <w:marLeft w:val="0"/>
      <w:marRight w:val="0"/>
      <w:marTop w:val="0"/>
      <w:marBottom w:val="0"/>
      <w:divBdr>
        <w:top w:val="none" w:sz="0" w:space="0" w:color="auto"/>
        <w:left w:val="none" w:sz="0" w:space="0" w:color="auto"/>
        <w:bottom w:val="none" w:sz="0" w:space="0" w:color="auto"/>
        <w:right w:val="none" w:sz="0" w:space="0" w:color="auto"/>
      </w:divBdr>
    </w:div>
    <w:div w:id="878128227">
      <w:bodyDiv w:val="1"/>
      <w:marLeft w:val="0"/>
      <w:marRight w:val="0"/>
      <w:marTop w:val="0"/>
      <w:marBottom w:val="0"/>
      <w:divBdr>
        <w:top w:val="none" w:sz="0" w:space="0" w:color="auto"/>
        <w:left w:val="none" w:sz="0" w:space="0" w:color="auto"/>
        <w:bottom w:val="none" w:sz="0" w:space="0" w:color="auto"/>
        <w:right w:val="none" w:sz="0" w:space="0" w:color="auto"/>
      </w:divBdr>
    </w:div>
    <w:div w:id="881400159">
      <w:bodyDiv w:val="1"/>
      <w:marLeft w:val="0"/>
      <w:marRight w:val="0"/>
      <w:marTop w:val="0"/>
      <w:marBottom w:val="0"/>
      <w:divBdr>
        <w:top w:val="none" w:sz="0" w:space="0" w:color="auto"/>
        <w:left w:val="none" w:sz="0" w:space="0" w:color="auto"/>
        <w:bottom w:val="none" w:sz="0" w:space="0" w:color="auto"/>
        <w:right w:val="none" w:sz="0" w:space="0" w:color="auto"/>
      </w:divBdr>
    </w:div>
    <w:div w:id="980842771">
      <w:bodyDiv w:val="1"/>
      <w:marLeft w:val="0"/>
      <w:marRight w:val="0"/>
      <w:marTop w:val="0"/>
      <w:marBottom w:val="0"/>
      <w:divBdr>
        <w:top w:val="none" w:sz="0" w:space="0" w:color="auto"/>
        <w:left w:val="none" w:sz="0" w:space="0" w:color="auto"/>
        <w:bottom w:val="none" w:sz="0" w:space="0" w:color="auto"/>
        <w:right w:val="none" w:sz="0" w:space="0" w:color="auto"/>
      </w:divBdr>
      <w:divsChild>
        <w:div w:id="589658974">
          <w:marLeft w:val="0"/>
          <w:marRight w:val="0"/>
          <w:marTop w:val="0"/>
          <w:marBottom w:val="0"/>
          <w:divBdr>
            <w:top w:val="none" w:sz="0" w:space="0" w:color="auto"/>
            <w:left w:val="none" w:sz="0" w:space="0" w:color="auto"/>
            <w:bottom w:val="none" w:sz="0" w:space="0" w:color="auto"/>
            <w:right w:val="none" w:sz="0" w:space="0" w:color="auto"/>
          </w:divBdr>
          <w:divsChild>
            <w:div w:id="1183783065">
              <w:marLeft w:val="0"/>
              <w:marRight w:val="0"/>
              <w:marTop w:val="0"/>
              <w:marBottom w:val="0"/>
              <w:divBdr>
                <w:top w:val="none" w:sz="0" w:space="0" w:color="auto"/>
                <w:left w:val="none" w:sz="0" w:space="0" w:color="auto"/>
                <w:bottom w:val="none" w:sz="0" w:space="0" w:color="auto"/>
                <w:right w:val="none" w:sz="0" w:space="0" w:color="auto"/>
              </w:divBdr>
            </w:div>
          </w:divsChild>
        </w:div>
        <w:div w:id="165086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9590">
      <w:bodyDiv w:val="1"/>
      <w:marLeft w:val="0"/>
      <w:marRight w:val="0"/>
      <w:marTop w:val="0"/>
      <w:marBottom w:val="0"/>
      <w:divBdr>
        <w:top w:val="none" w:sz="0" w:space="0" w:color="auto"/>
        <w:left w:val="none" w:sz="0" w:space="0" w:color="auto"/>
        <w:bottom w:val="none" w:sz="0" w:space="0" w:color="auto"/>
        <w:right w:val="none" w:sz="0" w:space="0" w:color="auto"/>
      </w:divBdr>
    </w:div>
    <w:div w:id="1033575889">
      <w:bodyDiv w:val="1"/>
      <w:marLeft w:val="0"/>
      <w:marRight w:val="0"/>
      <w:marTop w:val="0"/>
      <w:marBottom w:val="0"/>
      <w:divBdr>
        <w:top w:val="none" w:sz="0" w:space="0" w:color="auto"/>
        <w:left w:val="none" w:sz="0" w:space="0" w:color="auto"/>
        <w:bottom w:val="none" w:sz="0" w:space="0" w:color="auto"/>
        <w:right w:val="none" w:sz="0" w:space="0" w:color="auto"/>
      </w:divBdr>
    </w:div>
    <w:div w:id="1041512864">
      <w:bodyDiv w:val="1"/>
      <w:marLeft w:val="0"/>
      <w:marRight w:val="0"/>
      <w:marTop w:val="0"/>
      <w:marBottom w:val="0"/>
      <w:divBdr>
        <w:top w:val="none" w:sz="0" w:space="0" w:color="auto"/>
        <w:left w:val="none" w:sz="0" w:space="0" w:color="auto"/>
        <w:bottom w:val="none" w:sz="0" w:space="0" w:color="auto"/>
        <w:right w:val="none" w:sz="0" w:space="0" w:color="auto"/>
      </w:divBdr>
    </w:div>
    <w:div w:id="1072702116">
      <w:bodyDiv w:val="1"/>
      <w:marLeft w:val="0"/>
      <w:marRight w:val="0"/>
      <w:marTop w:val="0"/>
      <w:marBottom w:val="0"/>
      <w:divBdr>
        <w:top w:val="none" w:sz="0" w:space="0" w:color="auto"/>
        <w:left w:val="none" w:sz="0" w:space="0" w:color="auto"/>
        <w:bottom w:val="none" w:sz="0" w:space="0" w:color="auto"/>
        <w:right w:val="none" w:sz="0" w:space="0" w:color="auto"/>
      </w:divBdr>
    </w:div>
    <w:div w:id="1095444492">
      <w:bodyDiv w:val="1"/>
      <w:marLeft w:val="0"/>
      <w:marRight w:val="0"/>
      <w:marTop w:val="0"/>
      <w:marBottom w:val="0"/>
      <w:divBdr>
        <w:top w:val="none" w:sz="0" w:space="0" w:color="auto"/>
        <w:left w:val="none" w:sz="0" w:space="0" w:color="auto"/>
        <w:bottom w:val="none" w:sz="0" w:space="0" w:color="auto"/>
        <w:right w:val="none" w:sz="0" w:space="0" w:color="auto"/>
      </w:divBdr>
    </w:div>
    <w:div w:id="1111972458">
      <w:bodyDiv w:val="1"/>
      <w:marLeft w:val="0"/>
      <w:marRight w:val="0"/>
      <w:marTop w:val="0"/>
      <w:marBottom w:val="0"/>
      <w:divBdr>
        <w:top w:val="none" w:sz="0" w:space="0" w:color="auto"/>
        <w:left w:val="none" w:sz="0" w:space="0" w:color="auto"/>
        <w:bottom w:val="none" w:sz="0" w:space="0" w:color="auto"/>
        <w:right w:val="none" w:sz="0" w:space="0" w:color="auto"/>
      </w:divBdr>
    </w:div>
    <w:div w:id="1130131676">
      <w:bodyDiv w:val="1"/>
      <w:marLeft w:val="0"/>
      <w:marRight w:val="0"/>
      <w:marTop w:val="0"/>
      <w:marBottom w:val="0"/>
      <w:divBdr>
        <w:top w:val="none" w:sz="0" w:space="0" w:color="auto"/>
        <w:left w:val="none" w:sz="0" w:space="0" w:color="auto"/>
        <w:bottom w:val="none" w:sz="0" w:space="0" w:color="auto"/>
        <w:right w:val="none" w:sz="0" w:space="0" w:color="auto"/>
      </w:divBdr>
    </w:div>
    <w:div w:id="1138495317">
      <w:bodyDiv w:val="1"/>
      <w:marLeft w:val="0"/>
      <w:marRight w:val="0"/>
      <w:marTop w:val="0"/>
      <w:marBottom w:val="0"/>
      <w:divBdr>
        <w:top w:val="none" w:sz="0" w:space="0" w:color="auto"/>
        <w:left w:val="none" w:sz="0" w:space="0" w:color="auto"/>
        <w:bottom w:val="none" w:sz="0" w:space="0" w:color="auto"/>
        <w:right w:val="none" w:sz="0" w:space="0" w:color="auto"/>
      </w:divBdr>
    </w:div>
    <w:div w:id="1141263384">
      <w:bodyDiv w:val="1"/>
      <w:marLeft w:val="0"/>
      <w:marRight w:val="0"/>
      <w:marTop w:val="0"/>
      <w:marBottom w:val="0"/>
      <w:divBdr>
        <w:top w:val="none" w:sz="0" w:space="0" w:color="auto"/>
        <w:left w:val="none" w:sz="0" w:space="0" w:color="auto"/>
        <w:bottom w:val="none" w:sz="0" w:space="0" w:color="auto"/>
        <w:right w:val="none" w:sz="0" w:space="0" w:color="auto"/>
      </w:divBdr>
    </w:div>
    <w:div w:id="1157116781">
      <w:bodyDiv w:val="1"/>
      <w:marLeft w:val="0"/>
      <w:marRight w:val="0"/>
      <w:marTop w:val="0"/>
      <w:marBottom w:val="0"/>
      <w:divBdr>
        <w:top w:val="none" w:sz="0" w:space="0" w:color="auto"/>
        <w:left w:val="none" w:sz="0" w:space="0" w:color="auto"/>
        <w:bottom w:val="none" w:sz="0" w:space="0" w:color="auto"/>
        <w:right w:val="none" w:sz="0" w:space="0" w:color="auto"/>
      </w:divBdr>
    </w:div>
    <w:div w:id="1166556762">
      <w:bodyDiv w:val="1"/>
      <w:marLeft w:val="0"/>
      <w:marRight w:val="0"/>
      <w:marTop w:val="0"/>
      <w:marBottom w:val="0"/>
      <w:divBdr>
        <w:top w:val="none" w:sz="0" w:space="0" w:color="auto"/>
        <w:left w:val="none" w:sz="0" w:space="0" w:color="auto"/>
        <w:bottom w:val="none" w:sz="0" w:space="0" w:color="auto"/>
        <w:right w:val="none" w:sz="0" w:space="0" w:color="auto"/>
      </w:divBdr>
    </w:div>
    <w:div w:id="1173104321">
      <w:bodyDiv w:val="1"/>
      <w:marLeft w:val="0"/>
      <w:marRight w:val="0"/>
      <w:marTop w:val="0"/>
      <w:marBottom w:val="0"/>
      <w:divBdr>
        <w:top w:val="none" w:sz="0" w:space="0" w:color="auto"/>
        <w:left w:val="none" w:sz="0" w:space="0" w:color="auto"/>
        <w:bottom w:val="none" w:sz="0" w:space="0" w:color="auto"/>
        <w:right w:val="none" w:sz="0" w:space="0" w:color="auto"/>
      </w:divBdr>
    </w:div>
    <w:div w:id="1192954351">
      <w:bodyDiv w:val="1"/>
      <w:marLeft w:val="0"/>
      <w:marRight w:val="0"/>
      <w:marTop w:val="0"/>
      <w:marBottom w:val="0"/>
      <w:divBdr>
        <w:top w:val="none" w:sz="0" w:space="0" w:color="auto"/>
        <w:left w:val="none" w:sz="0" w:space="0" w:color="auto"/>
        <w:bottom w:val="none" w:sz="0" w:space="0" w:color="auto"/>
        <w:right w:val="none" w:sz="0" w:space="0" w:color="auto"/>
      </w:divBdr>
      <w:divsChild>
        <w:div w:id="14779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3829948">
      <w:bodyDiv w:val="1"/>
      <w:marLeft w:val="0"/>
      <w:marRight w:val="0"/>
      <w:marTop w:val="0"/>
      <w:marBottom w:val="0"/>
      <w:divBdr>
        <w:top w:val="none" w:sz="0" w:space="0" w:color="auto"/>
        <w:left w:val="none" w:sz="0" w:space="0" w:color="auto"/>
        <w:bottom w:val="none" w:sz="0" w:space="0" w:color="auto"/>
        <w:right w:val="none" w:sz="0" w:space="0" w:color="auto"/>
      </w:divBdr>
    </w:div>
    <w:div w:id="1227448847">
      <w:bodyDiv w:val="1"/>
      <w:marLeft w:val="0"/>
      <w:marRight w:val="0"/>
      <w:marTop w:val="0"/>
      <w:marBottom w:val="0"/>
      <w:divBdr>
        <w:top w:val="none" w:sz="0" w:space="0" w:color="auto"/>
        <w:left w:val="none" w:sz="0" w:space="0" w:color="auto"/>
        <w:bottom w:val="none" w:sz="0" w:space="0" w:color="auto"/>
        <w:right w:val="none" w:sz="0" w:space="0" w:color="auto"/>
      </w:divBdr>
      <w:divsChild>
        <w:div w:id="9687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2592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52856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836359">
          <w:marLeft w:val="0"/>
          <w:marRight w:val="0"/>
          <w:marTop w:val="0"/>
          <w:marBottom w:val="0"/>
          <w:divBdr>
            <w:top w:val="none" w:sz="0" w:space="0" w:color="auto"/>
            <w:left w:val="none" w:sz="0" w:space="0" w:color="auto"/>
            <w:bottom w:val="none" w:sz="0" w:space="0" w:color="auto"/>
            <w:right w:val="none" w:sz="0" w:space="0" w:color="auto"/>
          </w:divBdr>
          <w:divsChild>
            <w:div w:id="18611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1332">
      <w:bodyDiv w:val="1"/>
      <w:marLeft w:val="0"/>
      <w:marRight w:val="0"/>
      <w:marTop w:val="0"/>
      <w:marBottom w:val="0"/>
      <w:divBdr>
        <w:top w:val="none" w:sz="0" w:space="0" w:color="auto"/>
        <w:left w:val="none" w:sz="0" w:space="0" w:color="auto"/>
        <w:bottom w:val="none" w:sz="0" w:space="0" w:color="auto"/>
        <w:right w:val="none" w:sz="0" w:space="0" w:color="auto"/>
      </w:divBdr>
    </w:div>
    <w:div w:id="1273516141">
      <w:bodyDiv w:val="1"/>
      <w:marLeft w:val="0"/>
      <w:marRight w:val="0"/>
      <w:marTop w:val="0"/>
      <w:marBottom w:val="0"/>
      <w:divBdr>
        <w:top w:val="none" w:sz="0" w:space="0" w:color="auto"/>
        <w:left w:val="none" w:sz="0" w:space="0" w:color="auto"/>
        <w:bottom w:val="none" w:sz="0" w:space="0" w:color="auto"/>
        <w:right w:val="none" w:sz="0" w:space="0" w:color="auto"/>
      </w:divBdr>
    </w:div>
    <w:div w:id="1276445774">
      <w:bodyDiv w:val="1"/>
      <w:marLeft w:val="0"/>
      <w:marRight w:val="0"/>
      <w:marTop w:val="0"/>
      <w:marBottom w:val="0"/>
      <w:divBdr>
        <w:top w:val="none" w:sz="0" w:space="0" w:color="auto"/>
        <w:left w:val="none" w:sz="0" w:space="0" w:color="auto"/>
        <w:bottom w:val="none" w:sz="0" w:space="0" w:color="auto"/>
        <w:right w:val="none" w:sz="0" w:space="0" w:color="auto"/>
      </w:divBdr>
    </w:div>
    <w:div w:id="1309555574">
      <w:bodyDiv w:val="1"/>
      <w:marLeft w:val="0"/>
      <w:marRight w:val="0"/>
      <w:marTop w:val="0"/>
      <w:marBottom w:val="0"/>
      <w:divBdr>
        <w:top w:val="none" w:sz="0" w:space="0" w:color="auto"/>
        <w:left w:val="none" w:sz="0" w:space="0" w:color="auto"/>
        <w:bottom w:val="none" w:sz="0" w:space="0" w:color="auto"/>
        <w:right w:val="none" w:sz="0" w:space="0" w:color="auto"/>
      </w:divBdr>
    </w:div>
    <w:div w:id="1319263733">
      <w:bodyDiv w:val="1"/>
      <w:marLeft w:val="0"/>
      <w:marRight w:val="0"/>
      <w:marTop w:val="0"/>
      <w:marBottom w:val="0"/>
      <w:divBdr>
        <w:top w:val="none" w:sz="0" w:space="0" w:color="auto"/>
        <w:left w:val="none" w:sz="0" w:space="0" w:color="auto"/>
        <w:bottom w:val="none" w:sz="0" w:space="0" w:color="auto"/>
        <w:right w:val="none" w:sz="0" w:space="0" w:color="auto"/>
      </w:divBdr>
    </w:div>
    <w:div w:id="1319459284">
      <w:bodyDiv w:val="1"/>
      <w:marLeft w:val="0"/>
      <w:marRight w:val="0"/>
      <w:marTop w:val="0"/>
      <w:marBottom w:val="0"/>
      <w:divBdr>
        <w:top w:val="none" w:sz="0" w:space="0" w:color="auto"/>
        <w:left w:val="none" w:sz="0" w:space="0" w:color="auto"/>
        <w:bottom w:val="none" w:sz="0" w:space="0" w:color="auto"/>
        <w:right w:val="none" w:sz="0" w:space="0" w:color="auto"/>
      </w:divBdr>
      <w:divsChild>
        <w:div w:id="248275052">
          <w:marLeft w:val="0"/>
          <w:marRight w:val="0"/>
          <w:marTop w:val="720"/>
          <w:marBottom w:val="0"/>
          <w:divBdr>
            <w:top w:val="none" w:sz="0" w:space="0" w:color="auto"/>
            <w:left w:val="none" w:sz="0" w:space="0" w:color="auto"/>
            <w:bottom w:val="none" w:sz="0" w:space="0" w:color="auto"/>
            <w:right w:val="none" w:sz="0" w:space="0" w:color="auto"/>
          </w:divBdr>
          <w:divsChild>
            <w:div w:id="205798818">
              <w:marLeft w:val="0"/>
              <w:marRight w:val="0"/>
              <w:marTop w:val="0"/>
              <w:marBottom w:val="0"/>
              <w:divBdr>
                <w:top w:val="none" w:sz="0" w:space="0" w:color="auto"/>
                <w:left w:val="none" w:sz="0" w:space="0" w:color="auto"/>
                <w:bottom w:val="none" w:sz="0" w:space="0" w:color="auto"/>
                <w:right w:val="none" w:sz="0" w:space="0" w:color="auto"/>
              </w:divBdr>
              <w:divsChild>
                <w:div w:id="173761446">
                  <w:marLeft w:val="0"/>
                  <w:marRight w:val="0"/>
                  <w:marTop w:val="0"/>
                  <w:marBottom w:val="0"/>
                  <w:divBdr>
                    <w:top w:val="none" w:sz="0" w:space="0" w:color="auto"/>
                    <w:left w:val="none" w:sz="0" w:space="0" w:color="auto"/>
                    <w:bottom w:val="none" w:sz="0" w:space="0" w:color="auto"/>
                    <w:right w:val="none" w:sz="0" w:space="0" w:color="auto"/>
                  </w:divBdr>
                  <w:divsChild>
                    <w:div w:id="486172963">
                      <w:marLeft w:val="0"/>
                      <w:marRight w:val="0"/>
                      <w:marTop w:val="0"/>
                      <w:marBottom w:val="0"/>
                      <w:divBdr>
                        <w:top w:val="none" w:sz="0" w:space="0" w:color="auto"/>
                        <w:left w:val="none" w:sz="0" w:space="0" w:color="auto"/>
                        <w:bottom w:val="none" w:sz="0" w:space="0" w:color="auto"/>
                        <w:right w:val="none" w:sz="0" w:space="0" w:color="auto"/>
                      </w:divBdr>
                      <w:divsChild>
                        <w:div w:id="1982615098">
                          <w:marLeft w:val="0"/>
                          <w:marRight w:val="0"/>
                          <w:marTop w:val="0"/>
                          <w:marBottom w:val="0"/>
                          <w:divBdr>
                            <w:top w:val="none" w:sz="0" w:space="0" w:color="auto"/>
                            <w:left w:val="none" w:sz="0" w:space="0" w:color="auto"/>
                            <w:bottom w:val="none" w:sz="0" w:space="0" w:color="auto"/>
                            <w:right w:val="none" w:sz="0" w:space="0" w:color="auto"/>
                          </w:divBdr>
                          <w:divsChild>
                            <w:div w:id="13351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9238">
          <w:marLeft w:val="0"/>
          <w:marRight w:val="0"/>
          <w:marTop w:val="720"/>
          <w:marBottom w:val="0"/>
          <w:divBdr>
            <w:top w:val="none" w:sz="0" w:space="0" w:color="auto"/>
            <w:left w:val="none" w:sz="0" w:space="0" w:color="auto"/>
            <w:bottom w:val="none" w:sz="0" w:space="0" w:color="auto"/>
            <w:right w:val="none" w:sz="0" w:space="0" w:color="auto"/>
          </w:divBdr>
          <w:divsChild>
            <w:div w:id="1627734696">
              <w:marLeft w:val="0"/>
              <w:marRight w:val="0"/>
              <w:marTop w:val="0"/>
              <w:marBottom w:val="0"/>
              <w:divBdr>
                <w:top w:val="none" w:sz="0" w:space="0" w:color="auto"/>
                <w:left w:val="none" w:sz="0" w:space="0" w:color="auto"/>
                <w:bottom w:val="none" w:sz="0" w:space="0" w:color="auto"/>
                <w:right w:val="none" w:sz="0" w:space="0" w:color="auto"/>
              </w:divBdr>
              <w:divsChild>
                <w:div w:id="86123058">
                  <w:marLeft w:val="0"/>
                  <w:marRight w:val="0"/>
                  <w:marTop w:val="0"/>
                  <w:marBottom w:val="0"/>
                  <w:divBdr>
                    <w:top w:val="none" w:sz="0" w:space="0" w:color="auto"/>
                    <w:left w:val="none" w:sz="0" w:space="0" w:color="auto"/>
                    <w:bottom w:val="none" w:sz="0" w:space="0" w:color="auto"/>
                    <w:right w:val="none" w:sz="0" w:space="0" w:color="auto"/>
                  </w:divBdr>
                </w:div>
                <w:div w:id="1885829471">
                  <w:marLeft w:val="0"/>
                  <w:marRight w:val="0"/>
                  <w:marTop w:val="0"/>
                  <w:marBottom w:val="0"/>
                  <w:divBdr>
                    <w:top w:val="none" w:sz="0" w:space="0" w:color="auto"/>
                    <w:left w:val="none" w:sz="0" w:space="0" w:color="auto"/>
                    <w:bottom w:val="none" w:sz="0" w:space="0" w:color="auto"/>
                    <w:right w:val="none" w:sz="0" w:space="0" w:color="auto"/>
                  </w:divBdr>
                  <w:divsChild>
                    <w:div w:id="1820729829">
                      <w:marLeft w:val="0"/>
                      <w:marRight w:val="0"/>
                      <w:marTop w:val="0"/>
                      <w:marBottom w:val="0"/>
                      <w:divBdr>
                        <w:top w:val="none" w:sz="0" w:space="0" w:color="auto"/>
                        <w:left w:val="none" w:sz="0" w:space="0" w:color="auto"/>
                        <w:bottom w:val="none" w:sz="0" w:space="0" w:color="auto"/>
                        <w:right w:val="none" w:sz="0" w:space="0" w:color="auto"/>
                      </w:divBdr>
                      <w:divsChild>
                        <w:div w:id="625966929">
                          <w:marLeft w:val="0"/>
                          <w:marRight w:val="0"/>
                          <w:marTop w:val="0"/>
                          <w:marBottom w:val="0"/>
                          <w:divBdr>
                            <w:top w:val="none" w:sz="0" w:space="0" w:color="auto"/>
                            <w:left w:val="none" w:sz="0" w:space="0" w:color="auto"/>
                            <w:bottom w:val="none" w:sz="0" w:space="0" w:color="auto"/>
                            <w:right w:val="none" w:sz="0" w:space="0" w:color="auto"/>
                          </w:divBdr>
                          <w:divsChild>
                            <w:div w:id="14943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95950">
          <w:marLeft w:val="0"/>
          <w:marRight w:val="0"/>
          <w:marTop w:val="720"/>
          <w:marBottom w:val="0"/>
          <w:divBdr>
            <w:top w:val="none" w:sz="0" w:space="0" w:color="auto"/>
            <w:left w:val="none" w:sz="0" w:space="0" w:color="auto"/>
            <w:bottom w:val="none" w:sz="0" w:space="0" w:color="auto"/>
            <w:right w:val="none" w:sz="0" w:space="0" w:color="auto"/>
          </w:divBdr>
          <w:divsChild>
            <w:div w:id="947081146">
              <w:marLeft w:val="0"/>
              <w:marRight w:val="0"/>
              <w:marTop w:val="0"/>
              <w:marBottom w:val="0"/>
              <w:divBdr>
                <w:top w:val="none" w:sz="0" w:space="0" w:color="auto"/>
                <w:left w:val="none" w:sz="0" w:space="0" w:color="auto"/>
                <w:bottom w:val="none" w:sz="0" w:space="0" w:color="auto"/>
                <w:right w:val="none" w:sz="0" w:space="0" w:color="auto"/>
              </w:divBdr>
              <w:divsChild>
                <w:div w:id="684402942">
                  <w:marLeft w:val="0"/>
                  <w:marRight w:val="0"/>
                  <w:marTop w:val="0"/>
                  <w:marBottom w:val="0"/>
                  <w:divBdr>
                    <w:top w:val="none" w:sz="0" w:space="0" w:color="auto"/>
                    <w:left w:val="none" w:sz="0" w:space="0" w:color="auto"/>
                    <w:bottom w:val="none" w:sz="0" w:space="0" w:color="auto"/>
                    <w:right w:val="none" w:sz="0" w:space="0" w:color="auto"/>
                  </w:divBdr>
                  <w:divsChild>
                    <w:div w:id="900824571">
                      <w:marLeft w:val="0"/>
                      <w:marRight w:val="0"/>
                      <w:marTop w:val="0"/>
                      <w:marBottom w:val="0"/>
                      <w:divBdr>
                        <w:top w:val="none" w:sz="0" w:space="0" w:color="auto"/>
                        <w:left w:val="none" w:sz="0" w:space="0" w:color="auto"/>
                        <w:bottom w:val="none" w:sz="0" w:space="0" w:color="auto"/>
                        <w:right w:val="none" w:sz="0" w:space="0" w:color="auto"/>
                      </w:divBdr>
                      <w:divsChild>
                        <w:div w:id="894195252">
                          <w:marLeft w:val="0"/>
                          <w:marRight w:val="0"/>
                          <w:marTop w:val="0"/>
                          <w:marBottom w:val="0"/>
                          <w:divBdr>
                            <w:top w:val="none" w:sz="0" w:space="0" w:color="auto"/>
                            <w:left w:val="none" w:sz="0" w:space="0" w:color="auto"/>
                            <w:bottom w:val="none" w:sz="0" w:space="0" w:color="auto"/>
                            <w:right w:val="none" w:sz="0" w:space="0" w:color="auto"/>
                          </w:divBdr>
                          <w:divsChild>
                            <w:div w:id="9981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7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5281">
          <w:marLeft w:val="0"/>
          <w:marRight w:val="0"/>
          <w:marTop w:val="720"/>
          <w:marBottom w:val="0"/>
          <w:divBdr>
            <w:top w:val="none" w:sz="0" w:space="0" w:color="auto"/>
            <w:left w:val="none" w:sz="0" w:space="0" w:color="auto"/>
            <w:bottom w:val="none" w:sz="0" w:space="0" w:color="auto"/>
            <w:right w:val="none" w:sz="0" w:space="0" w:color="auto"/>
          </w:divBdr>
          <w:divsChild>
            <w:div w:id="753667372">
              <w:marLeft w:val="0"/>
              <w:marRight w:val="0"/>
              <w:marTop w:val="0"/>
              <w:marBottom w:val="0"/>
              <w:divBdr>
                <w:top w:val="none" w:sz="0" w:space="0" w:color="auto"/>
                <w:left w:val="none" w:sz="0" w:space="0" w:color="auto"/>
                <w:bottom w:val="none" w:sz="0" w:space="0" w:color="auto"/>
                <w:right w:val="none" w:sz="0" w:space="0" w:color="auto"/>
              </w:divBdr>
              <w:divsChild>
                <w:div w:id="880678631">
                  <w:marLeft w:val="0"/>
                  <w:marRight w:val="0"/>
                  <w:marTop w:val="0"/>
                  <w:marBottom w:val="0"/>
                  <w:divBdr>
                    <w:top w:val="none" w:sz="0" w:space="0" w:color="auto"/>
                    <w:left w:val="none" w:sz="0" w:space="0" w:color="auto"/>
                    <w:bottom w:val="none" w:sz="0" w:space="0" w:color="auto"/>
                    <w:right w:val="none" w:sz="0" w:space="0" w:color="auto"/>
                  </w:divBdr>
                  <w:divsChild>
                    <w:div w:id="137501275">
                      <w:marLeft w:val="0"/>
                      <w:marRight w:val="0"/>
                      <w:marTop w:val="0"/>
                      <w:marBottom w:val="0"/>
                      <w:divBdr>
                        <w:top w:val="none" w:sz="0" w:space="0" w:color="auto"/>
                        <w:left w:val="none" w:sz="0" w:space="0" w:color="auto"/>
                        <w:bottom w:val="none" w:sz="0" w:space="0" w:color="auto"/>
                        <w:right w:val="none" w:sz="0" w:space="0" w:color="auto"/>
                      </w:divBdr>
                      <w:divsChild>
                        <w:div w:id="332224071">
                          <w:marLeft w:val="0"/>
                          <w:marRight w:val="0"/>
                          <w:marTop w:val="0"/>
                          <w:marBottom w:val="0"/>
                          <w:divBdr>
                            <w:top w:val="none" w:sz="0" w:space="0" w:color="auto"/>
                            <w:left w:val="none" w:sz="0" w:space="0" w:color="auto"/>
                            <w:bottom w:val="none" w:sz="0" w:space="0" w:color="auto"/>
                            <w:right w:val="none" w:sz="0" w:space="0" w:color="auto"/>
                          </w:divBdr>
                          <w:divsChild>
                            <w:div w:id="2736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11536">
      <w:bodyDiv w:val="1"/>
      <w:marLeft w:val="0"/>
      <w:marRight w:val="0"/>
      <w:marTop w:val="0"/>
      <w:marBottom w:val="0"/>
      <w:divBdr>
        <w:top w:val="none" w:sz="0" w:space="0" w:color="auto"/>
        <w:left w:val="none" w:sz="0" w:space="0" w:color="auto"/>
        <w:bottom w:val="none" w:sz="0" w:space="0" w:color="auto"/>
        <w:right w:val="none" w:sz="0" w:space="0" w:color="auto"/>
      </w:divBdr>
      <w:divsChild>
        <w:div w:id="74299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040697">
      <w:bodyDiv w:val="1"/>
      <w:marLeft w:val="0"/>
      <w:marRight w:val="0"/>
      <w:marTop w:val="0"/>
      <w:marBottom w:val="0"/>
      <w:divBdr>
        <w:top w:val="none" w:sz="0" w:space="0" w:color="auto"/>
        <w:left w:val="none" w:sz="0" w:space="0" w:color="auto"/>
        <w:bottom w:val="none" w:sz="0" w:space="0" w:color="auto"/>
        <w:right w:val="none" w:sz="0" w:space="0" w:color="auto"/>
      </w:divBdr>
      <w:divsChild>
        <w:div w:id="828328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9358">
      <w:bodyDiv w:val="1"/>
      <w:marLeft w:val="0"/>
      <w:marRight w:val="0"/>
      <w:marTop w:val="0"/>
      <w:marBottom w:val="0"/>
      <w:divBdr>
        <w:top w:val="none" w:sz="0" w:space="0" w:color="auto"/>
        <w:left w:val="none" w:sz="0" w:space="0" w:color="auto"/>
        <w:bottom w:val="none" w:sz="0" w:space="0" w:color="auto"/>
        <w:right w:val="none" w:sz="0" w:space="0" w:color="auto"/>
      </w:divBdr>
    </w:div>
    <w:div w:id="1400905604">
      <w:bodyDiv w:val="1"/>
      <w:marLeft w:val="0"/>
      <w:marRight w:val="0"/>
      <w:marTop w:val="0"/>
      <w:marBottom w:val="0"/>
      <w:divBdr>
        <w:top w:val="none" w:sz="0" w:space="0" w:color="auto"/>
        <w:left w:val="none" w:sz="0" w:space="0" w:color="auto"/>
        <w:bottom w:val="none" w:sz="0" w:space="0" w:color="auto"/>
        <w:right w:val="none" w:sz="0" w:space="0" w:color="auto"/>
      </w:divBdr>
    </w:div>
    <w:div w:id="1420521845">
      <w:bodyDiv w:val="1"/>
      <w:marLeft w:val="0"/>
      <w:marRight w:val="0"/>
      <w:marTop w:val="0"/>
      <w:marBottom w:val="0"/>
      <w:divBdr>
        <w:top w:val="none" w:sz="0" w:space="0" w:color="auto"/>
        <w:left w:val="none" w:sz="0" w:space="0" w:color="auto"/>
        <w:bottom w:val="none" w:sz="0" w:space="0" w:color="auto"/>
        <w:right w:val="none" w:sz="0" w:space="0" w:color="auto"/>
      </w:divBdr>
    </w:div>
    <w:div w:id="1428651863">
      <w:bodyDiv w:val="1"/>
      <w:marLeft w:val="0"/>
      <w:marRight w:val="0"/>
      <w:marTop w:val="0"/>
      <w:marBottom w:val="0"/>
      <w:divBdr>
        <w:top w:val="none" w:sz="0" w:space="0" w:color="auto"/>
        <w:left w:val="none" w:sz="0" w:space="0" w:color="auto"/>
        <w:bottom w:val="none" w:sz="0" w:space="0" w:color="auto"/>
        <w:right w:val="none" w:sz="0" w:space="0" w:color="auto"/>
      </w:divBdr>
      <w:divsChild>
        <w:div w:id="999622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280546">
      <w:bodyDiv w:val="1"/>
      <w:marLeft w:val="0"/>
      <w:marRight w:val="0"/>
      <w:marTop w:val="0"/>
      <w:marBottom w:val="0"/>
      <w:divBdr>
        <w:top w:val="none" w:sz="0" w:space="0" w:color="auto"/>
        <w:left w:val="none" w:sz="0" w:space="0" w:color="auto"/>
        <w:bottom w:val="none" w:sz="0" w:space="0" w:color="auto"/>
        <w:right w:val="none" w:sz="0" w:space="0" w:color="auto"/>
      </w:divBdr>
    </w:div>
    <w:div w:id="1472017300">
      <w:bodyDiv w:val="1"/>
      <w:marLeft w:val="0"/>
      <w:marRight w:val="0"/>
      <w:marTop w:val="0"/>
      <w:marBottom w:val="0"/>
      <w:divBdr>
        <w:top w:val="none" w:sz="0" w:space="0" w:color="auto"/>
        <w:left w:val="none" w:sz="0" w:space="0" w:color="auto"/>
        <w:bottom w:val="none" w:sz="0" w:space="0" w:color="auto"/>
        <w:right w:val="none" w:sz="0" w:space="0" w:color="auto"/>
      </w:divBdr>
    </w:div>
    <w:div w:id="1515069614">
      <w:bodyDiv w:val="1"/>
      <w:marLeft w:val="0"/>
      <w:marRight w:val="0"/>
      <w:marTop w:val="0"/>
      <w:marBottom w:val="0"/>
      <w:divBdr>
        <w:top w:val="none" w:sz="0" w:space="0" w:color="auto"/>
        <w:left w:val="none" w:sz="0" w:space="0" w:color="auto"/>
        <w:bottom w:val="none" w:sz="0" w:space="0" w:color="auto"/>
        <w:right w:val="none" w:sz="0" w:space="0" w:color="auto"/>
      </w:divBdr>
    </w:div>
    <w:div w:id="1520698499">
      <w:bodyDiv w:val="1"/>
      <w:marLeft w:val="0"/>
      <w:marRight w:val="0"/>
      <w:marTop w:val="0"/>
      <w:marBottom w:val="0"/>
      <w:divBdr>
        <w:top w:val="none" w:sz="0" w:space="0" w:color="auto"/>
        <w:left w:val="none" w:sz="0" w:space="0" w:color="auto"/>
        <w:bottom w:val="none" w:sz="0" w:space="0" w:color="auto"/>
        <w:right w:val="none" w:sz="0" w:space="0" w:color="auto"/>
      </w:divBdr>
    </w:div>
    <w:div w:id="1554345338">
      <w:bodyDiv w:val="1"/>
      <w:marLeft w:val="0"/>
      <w:marRight w:val="0"/>
      <w:marTop w:val="0"/>
      <w:marBottom w:val="0"/>
      <w:divBdr>
        <w:top w:val="none" w:sz="0" w:space="0" w:color="auto"/>
        <w:left w:val="none" w:sz="0" w:space="0" w:color="auto"/>
        <w:bottom w:val="none" w:sz="0" w:space="0" w:color="auto"/>
        <w:right w:val="none" w:sz="0" w:space="0" w:color="auto"/>
      </w:divBdr>
    </w:div>
    <w:div w:id="1601790682">
      <w:bodyDiv w:val="1"/>
      <w:marLeft w:val="0"/>
      <w:marRight w:val="0"/>
      <w:marTop w:val="0"/>
      <w:marBottom w:val="0"/>
      <w:divBdr>
        <w:top w:val="none" w:sz="0" w:space="0" w:color="auto"/>
        <w:left w:val="none" w:sz="0" w:space="0" w:color="auto"/>
        <w:bottom w:val="none" w:sz="0" w:space="0" w:color="auto"/>
        <w:right w:val="none" w:sz="0" w:space="0" w:color="auto"/>
      </w:divBdr>
    </w:div>
    <w:div w:id="1604457720">
      <w:bodyDiv w:val="1"/>
      <w:marLeft w:val="0"/>
      <w:marRight w:val="0"/>
      <w:marTop w:val="0"/>
      <w:marBottom w:val="0"/>
      <w:divBdr>
        <w:top w:val="none" w:sz="0" w:space="0" w:color="auto"/>
        <w:left w:val="none" w:sz="0" w:space="0" w:color="auto"/>
        <w:bottom w:val="none" w:sz="0" w:space="0" w:color="auto"/>
        <w:right w:val="none" w:sz="0" w:space="0" w:color="auto"/>
      </w:divBdr>
    </w:div>
    <w:div w:id="1614750679">
      <w:bodyDiv w:val="1"/>
      <w:marLeft w:val="0"/>
      <w:marRight w:val="0"/>
      <w:marTop w:val="0"/>
      <w:marBottom w:val="0"/>
      <w:divBdr>
        <w:top w:val="none" w:sz="0" w:space="0" w:color="auto"/>
        <w:left w:val="none" w:sz="0" w:space="0" w:color="auto"/>
        <w:bottom w:val="none" w:sz="0" w:space="0" w:color="auto"/>
        <w:right w:val="none" w:sz="0" w:space="0" w:color="auto"/>
      </w:divBdr>
    </w:div>
    <w:div w:id="1618218297">
      <w:bodyDiv w:val="1"/>
      <w:marLeft w:val="0"/>
      <w:marRight w:val="0"/>
      <w:marTop w:val="0"/>
      <w:marBottom w:val="0"/>
      <w:divBdr>
        <w:top w:val="none" w:sz="0" w:space="0" w:color="auto"/>
        <w:left w:val="none" w:sz="0" w:space="0" w:color="auto"/>
        <w:bottom w:val="none" w:sz="0" w:space="0" w:color="auto"/>
        <w:right w:val="none" w:sz="0" w:space="0" w:color="auto"/>
      </w:divBdr>
    </w:div>
    <w:div w:id="1621570933">
      <w:bodyDiv w:val="1"/>
      <w:marLeft w:val="0"/>
      <w:marRight w:val="0"/>
      <w:marTop w:val="0"/>
      <w:marBottom w:val="0"/>
      <w:divBdr>
        <w:top w:val="none" w:sz="0" w:space="0" w:color="auto"/>
        <w:left w:val="none" w:sz="0" w:space="0" w:color="auto"/>
        <w:bottom w:val="none" w:sz="0" w:space="0" w:color="auto"/>
        <w:right w:val="none" w:sz="0" w:space="0" w:color="auto"/>
      </w:divBdr>
    </w:div>
    <w:div w:id="1652714432">
      <w:bodyDiv w:val="1"/>
      <w:marLeft w:val="0"/>
      <w:marRight w:val="0"/>
      <w:marTop w:val="0"/>
      <w:marBottom w:val="0"/>
      <w:divBdr>
        <w:top w:val="none" w:sz="0" w:space="0" w:color="auto"/>
        <w:left w:val="none" w:sz="0" w:space="0" w:color="auto"/>
        <w:bottom w:val="none" w:sz="0" w:space="0" w:color="auto"/>
        <w:right w:val="none" w:sz="0" w:space="0" w:color="auto"/>
      </w:divBdr>
    </w:div>
    <w:div w:id="1702629925">
      <w:bodyDiv w:val="1"/>
      <w:marLeft w:val="0"/>
      <w:marRight w:val="0"/>
      <w:marTop w:val="0"/>
      <w:marBottom w:val="0"/>
      <w:divBdr>
        <w:top w:val="none" w:sz="0" w:space="0" w:color="auto"/>
        <w:left w:val="none" w:sz="0" w:space="0" w:color="auto"/>
        <w:bottom w:val="none" w:sz="0" w:space="0" w:color="auto"/>
        <w:right w:val="none" w:sz="0" w:space="0" w:color="auto"/>
      </w:divBdr>
    </w:div>
    <w:div w:id="1723400513">
      <w:bodyDiv w:val="1"/>
      <w:marLeft w:val="0"/>
      <w:marRight w:val="0"/>
      <w:marTop w:val="0"/>
      <w:marBottom w:val="0"/>
      <w:divBdr>
        <w:top w:val="none" w:sz="0" w:space="0" w:color="auto"/>
        <w:left w:val="none" w:sz="0" w:space="0" w:color="auto"/>
        <w:bottom w:val="none" w:sz="0" w:space="0" w:color="auto"/>
        <w:right w:val="none" w:sz="0" w:space="0" w:color="auto"/>
      </w:divBdr>
    </w:div>
    <w:div w:id="1724405842">
      <w:bodyDiv w:val="1"/>
      <w:marLeft w:val="0"/>
      <w:marRight w:val="0"/>
      <w:marTop w:val="0"/>
      <w:marBottom w:val="0"/>
      <w:divBdr>
        <w:top w:val="none" w:sz="0" w:space="0" w:color="auto"/>
        <w:left w:val="none" w:sz="0" w:space="0" w:color="auto"/>
        <w:bottom w:val="none" w:sz="0" w:space="0" w:color="auto"/>
        <w:right w:val="none" w:sz="0" w:space="0" w:color="auto"/>
      </w:divBdr>
    </w:div>
    <w:div w:id="1756396968">
      <w:bodyDiv w:val="1"/>
      <w:marLeft w:val="0"/>
      <w:marRight w:val="0"/>
      <w:marTop w:val="0"/>
      <w:marBottom w:val="0"/>
      <w:divBdr>
        <w:top w:val="none" w:sz="0" w:space="0" w:color="auto"/>
        <w:left w:val="none" w:sz="0" w:space="0" w:color="auto"/>
        <w:bottom w:val="none" w:sz="0" w:space="0" w:color="auto"/>
        <w:right w:val="none" w:sz="0" w:space="0" w:color="auto"/>
      </w:divBdr>
    </w:div>
    <w:div w:id="1770735019">
      <w:bodyDiv w:val="1"/>
      <w:marLeft w:val="0"/>
      <w:marRight w:val="0"/>
      <w:marTop w:val="0"/>
      <w:marBottom w:val="0"/>
      <w:divBdr>
        <w:top w:val="none" w:sz="0" w:space="0" w:color="auto"/>
        <w:left w:val="none" w:sz="0" w:space="0" w:color="auto"/>
        <w:bottom w:val="none" w:sz="0" w:space="0" w:color="auto"/>
        <w:right w:val="none" w:sz="0" w:space="0" w:color="auto"/>
      </w:divBdr>
    </w:div>
    <w:div w:id="1795828040">
      <w:bodyDiv w:val="1"/>
      <w:marLeft w:val="0"/>
      <w:marRight w:val="0"/>
      <w:marTop w:val="0"/>
      <w:marBottom w:val="0"/>
      <w:divBdr>
        <w:top w:val="none" w:sz="0" w:space="0" w:color="auto"/>
        <w:left w:val="none" w:sz="0" w:space="0" w:color="auto"/>
        <w:bottom w:val="none" w:sz="0" w:space="0" w:color="auto"/>
        <w:right w:val="none" w:sz="0" w:space="0" w:color="auto"/>
      </w:divBdr>
      <w:divsChild>
        <w:div w:id="1968704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993387">
      <w:bodyDiv w:val="1"/>
      <w:marLeft w:val="0"/>
      <w:marRight w:val="0"/>
      <w:marTop w:val="0"/>
      <w:marBottom w:val="0"/>
      <w:divBdr>
        <w:top w:val="none" w:sz="0" w:space="0" w:color="auto"/>
        <w:left w:val="none" w:sz="0" w:space="0" w:color="auto"/>
        <w:bottom w:val="none" w:sz="0" w:space="0" w:color="auto"/>
        <w:right w:val="none" w:sz="0" w:space="0" w:color="auto"/>
      </w:divBdr>
    </w:div>
    <w:div w:id="1834837008">
      <w:bodyDiv w:val="1"/>
      <w:marLeft w:val="0"/>
      <w:marRight w:val="0"/>
      <w:marTop w:val="0"/>
      <w:marBottom w:val="0"/>
      <w:divBdr>
        <w:top w:val="none" w:sz="0" w:space="0" w:color="auto"/>
        <w:left w:val="none" w:sz="0" w:space="0" w:color="auto"/>
        <w:bottom w:val="none" w:sz="0" w:space="0" w:color="auto"/>
        <w:right w:val="none" w:sz="0" w:space="0" w:color="auto"/>
      </w:divBdr>
    </w:div>
    <w:div w:id="1856528291">
      <w:bodyDiv w:val="1"/>
      <w:marLeft w:val="0"/>
      <w:marRight w:val="0"/>
      <w:marTop w:val="0"/>
      <w:marBottom w:val="0"/>
      <w:divBdr>
        <w:top w:val="none" w:sz="0" w:space="0" w:color="auto"/>
        <w:left w:val="none" w:sz="0" w:space="0" w:color="auto"/>
        <w:bottom w:val="none" w:sz="0" w:space="0" w:color="auto"/>
        <w:right w:val="none" w:sz="0" w:space="0" w:color="auto"/>
      </w:divBdr>
    </w:div>
    <w:div w:id="1862815937">
      <w:bodyDiv w:val="1"/>
      <w:marLeft w:val="0"/>
      <w:marRight w:val="0"/>
      <w:marTop w:val="0"/>
      <w:marBottom w:val="0"/>
      <w:divBdr>
        <w:top w:val="none" w:sz="0" w:space="0" w:color="auto"/>
        <w:left w:val="none" w:sz="0" w:space="0" w:color="auto"/>
        <w:bottom w:val="none" w:sz="0" w:space="0" w:color="auto"/>
        <w:right w:val="none" w:sz="0" w:space="0" w:color="auto"/>
      </w:divBdr>
    </w:div>
    <w:div w:id="1984310789">
      <w:bodyDiv w:val="1"/>
      <w:marLeft w:val="0"/>
      <w:marRight w:val="0"/>
      <w:marTop w:val="0"/>
      <w:marBottom w:val="0"/>
      <w:divBdr>
        <w:top w:val="none" w:sz="0" w:space="0" w:color="auto"/>
        <w:left w:val="none" w:sz="0" w:space="0" w:color="auto"/>
        <w:bottom w:val="none" w:sz="0" w:space="0" w:color="auto"/>
        <w:right w:val="none" w:sz="0" w:space="0" w:color="auto"/>
      </w:divBdr>
    </w:div>
    <w:div w:id="1987314721">
      <w:bodyDiv w:val="1"/>
      <w:marLeft w:val="0"/>
      <w:marRight w:val="0"/>
      <w:marTop w:val="0"/>
      <w:marBottom w:val="0"/>
      <w:divBdr>
        <w:top w:val="none" w:sz="0" w:space="0" w:color="auto"/>
        <w:left w:val="none" w:sz="0" w:space="0" w:color="auto"/>
        <w:bottom w:val="none" w:sz="0" w:space="0" w:color="auto"/>
        <w:right w:val="none" w:sz="0" w:space="0" w:color="auto"/>
      </w:divBdr>
    </w:div>
    <w:div w:id="2047364606">
      <w:bodyDiv w:val="1"/>
      <w:marLeft w:val="0"/>
      <w:marRight w:val="0"/>
      <w:marTop w:val="0"/>
      <w:marBottom w:val="0"/>
      <w:divBdr>
        <w:top w:val="none" w:sz="0" w:space="0" w:color="auto"/>
        <w:left w:val="none" w:sz="0" w:space="0" w:color="auto"/>
        <w:bottom w:val="none" w:sz="0" w:space="0" w:color="auto"/>
        <w:right w:val="none" w:sz="0" w:space="0" w:color="auto"/>
      </w:divBdr>
    </w:div>
    <w:div w:id="2055419870">
      <w:bodyDiv w:val="1"/>
      <w:marLeft w:val="0"/>
      <w:marRight w:val="0"/>
      <w:marTop w:val="0"/>
      <w:marBottom w:val="0"/>
      <w:divBdr>
        <w:top w:val="none" w:sz="0" w:space="0" w:color="auto"/>
        <w:left w:val="none" w:sz="0" w:space="0" w:color="auto"/>
        <w:bottom w:val="none" w:sz="0" w:space="0" w:color="auto"/>
        <w:right w:val="none" w:sz="0" w:space="0" w:color="auto"/>
      </w:divBdr>
    </w:div>
    <w:div w:id="2090928090">
      <w:bodyDiv w:val="1"/>
      <w:marLeft w:val="0"/>
      <w:marRight w:val="0"/>
      <w:marTop w:val="0"/>
      <w:marBottom w:val="0"/>
      <w:divBdr>
        <w:top w:val="none" w:sz="0" w:space="0" w:color="auto"/>
        <w:left w:val="none" w:sz="0" w:space="0" w:color="auto"/>
        <w:bottom w:val="none" w:sz="0" w:space="0" w:color="auto"/>
        <w:right w:val="none" w:sz="0" w:space="0" w:color="auto"/>
      </w:divBdr>
    </w:div>
    <w:div w:id="2124374821">
      <w:bodyDiv w:val="1"/>
      <w:marLeft w:val="0"/>
      <w:marRight w:val="0"/>
      <w:marTop w:val="0"/>
      <w:marBottom w:val="0"/>
      <w:divBdr>
        <w:top w:val="none" w:sz="0" w:space="0" w:color="auto"/>
        <w:left w:val="none" w:sz="0" w:space="0" w:color="auto"/>
        <w:bottom w:val="none" w:sz="0" w:space="0" w:color="auto"/>
        <w:right w:val="none" w:sz="0" w:space="0" w:color="auto"/>
      </w:divBdr>
    </w:div>
    <w:div w:id="213543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nces.ed.gov/whatsnew/press_releases/7_18_2024.asp" TargetMode="External"/><Relationship Id="rId26" Type="http://schemas.openxmlformats.org/officeDocument/2006/relationships/hyperlink" Target="https://commons.wikimedia.org/wiki/File:Pomodoro_Technique.jpg" TargetMode="External"/><Relationship Id="rId39" Type="http://schemas.openxmlformats.org/officeDocument/2006/relationships/image" Target="media/image14.png"/><Relationship Id="rId21" Type="http://schemas.openxmlformats.org/officeDocument/2006/relationships/hyperlink" Target="https://pubmed.ncbi.nlm.nih.gov/36859717/" TargetMode="External"/><Relationship Id="rId34" Type="http://schemas.openxmlformats.org/officeDocument/2006/relationships/hyperlink" Target="https://toggl.com/blog/best-work-timers" TargetMode="External"/><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hyperlink" Target="https://www.researchgate.net/publication/355185097_A_Learning_Assessment_Applying_Pomodoro_Technique_as_A_Productivity_Tool_for_Online_Learning" TargetMode="External"/><Relationship Id="rId11" Type="http://schemas.openxmlformats.org/officeDocument/2006/relationships/image" Target="media/image1.png"/><Relationship Id="rId24" Type="http://schemas.openxmlformats.org/officeDocument/2006/relationships/hyperlink" Target="https://pomodorotimer.online/" TargetMode="External"/><Relationship Id="rId32" Type="http://schemas.openxmlformats.org/officeDocument/2006/relationships/hyperlink" Target="https://nymag.com/strategist/article/best-productivity-timer-miracle-timecube.html"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hyperlink" Target="https://pubmed.ncbi.nlm.nih.gov/36859717/" TargetMode="External"/><Relationship Id="rId36" Type="http://schemas.openxmlformats.org/officeDocument/2006/relationships/image" Target="media/image11.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jpeg"/><Relationship Id="rId31" Type="http://schemas.openxmlformats.org/officeDocument/2006/relationships/hyperlink" Target="https://shop.minimaldesksetups.com/products/pomodoro-timer" TargetMode="External"/><Relationship Id="rId44" Type="http://schemas.openxmlformats.org/officeDocument/2006/relationships/image" Target="media/image19.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hackster.io/search?i=projects&amp;q=pomodoro" TargetMode="External"/><Relationship Id="rId27" Type="http://schemas.openxmlformats.org/officeDocument/2006/relationships/hyperlink" Target="https://github.com/RealHaakon/TEL100" TargetMode="External"/><Relationship Id="rId30" Type="http://schemas.openxmlformats.org/officeDocument/2006/relationships/hyperlink" Target="https://www.luxafor.no/" TargetMode="External"/><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youtube.com/watch?v=p1PID91sEW8" TargetMode="External"/><Relationship Id="rId17" Type="http://schemas.openxmlformats.org/officeDocument/2006/relationships/hyperlink" Target="https://www.caylabellamy.com/blog" TargetMode="External"/><Relationship Id="rId25" Type="http://schemas.openxmlformats.org/officeDocument/2006/relationships/image" Target="media/image8.jpeg"/><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png"/><Relationship Id="rId20" Type="http://schemas.openxmlformats.org/officeDocument/2006/relationships/hyperlink" Target="https://www.newportinstitute.com/resources/mental-health/zombie_scrolling/" TargetMode="External"/><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tema">
  <a:themeElements>
    <a:clrScheme name="Forskningsradet">
      <a:dk1>
        <a:sysClr val="windowText" lastClr="000000"/>
      </a:dk1>
      <a:lt1>
        <a:sysClr val="window" lastClr="FFFFFF"/>
      </a:lt1>
      <a:dk2>
        <a:srgbClr val="00338D"/>
      </a:dk2>
      <a:lt2>
        <a:srgbClr val="90A9B7"/>
      </a:lt2>
      <a:accent1>
        <a:srgbClr val="26BCD2"/>
      </a:accent1>
      <a:accent2>
        <a:srgbClr val="EC9526"/>
      </a:accent2>
      <a:accent3>
        <a:srgbClr val="BF3737"/>
      </a:accent3>
      <a:accent4>
        <a:srgbClr val="99A655"/>
      </a:accent4>
      <a:accent5>
        <a:srgbClr val="CEC69B"/>
      </a:accent5>
      <a:accent6>
        <a:srgbClr val="00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E2B00A2-5B40-4D03-9438-1A5CEEDD44FB}">
  <we:reference id="WA104381909" version="3.14.4.0" store="Omex" storeType="OMEX"/>
  <we:alternateReferences>
    <we:reference id="WA104381909" version="3.14.4.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A684245B605348B875572EBDF845D3" ma:contentTypeVersion="10" ma:contentTypeDescription="Create a new document." ma:contentTypeScope="" ma:versionID="dd1f55667a3377e09ea54e2204617d5c">
  <xsd:schema xmlns:xsd="http://www.w3.org/2001/XMLSchema" xmlns:xs="http://www.w3.org/2001/XMLSchema" xmlns:p="http://schemas.microsoft.com/office/2006/metadata/properties" xmlns:ns2="0371177e-999e-4484-9773-2bdd55e8a00d" xmlns:ns3="f9e09c47-11e3-4c6b-9141-33f2d9d49a51" targetNamespace="http://schemas.microsoft.com/office/2006/metadata/properties" ma:root="true" ma:fieldsID="cfc575dd1835cc9d90076e2d9406c31f" ns2:_="" ns3:_="">
    <xsd:import namespace="0371177e-999e-4484-9773-2bdd55e8a00d"/>
    <xsd:import namespace="f9e09c47-11e3-4c6b-9141-33f2d9d4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1177e-999e-4484-9773-2bdd55e8a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e09c47-11e3-4c6b-9141-33f2d9d4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Jos24</b:Tag>
    <b:SourceType>Report</b:SourceType>
    <b:Guid>{C5C4EFC0-593C-4F99-B300-9792868DA58C}</b:Guid>
    <b:Title>About One-Quarter of Public Schools Reported That Lack of Focus or Inattention From Students Had a Severe Negative Impact on Learning in 2023-24</b:Title>
    <b:Year>2023-2024</b:Year>
    <b:Publisher>National Center for Education Statistics</b:Publisher>
    <b:Author>
      <b:Author>
        <b:NameList>
          <b:Person>
            <b:Last>Rosa</b:Last>
            <b:First>Josh</b:First>
            <b:Middle>De La</b:Middle>
          </b:Person>
        </b:NameList>
      </b:Author>
    </b:Author>
    <b:RefOrder>2</b:RefOrder>
  </b:Source>
  <b:Source>
    <b:Tag>Biw23</b:Tag>
    <b:SourceType>Report</b:SourceType>
    <b:Guid>{7A5B3BE4-9E00-4E91-90E2-3F68C3464707}</b:Guid>
    <b:Title>Understanding effort regulation: Comparing 'Pomodoro' breaks and self-regulated breaks</b:Title>
    <b:Year>2023</b:Year>
    <b:Author>
      <b:Author>
        <b:NameList>
          <b:Person>
            <b:Last>Biwer</b:Last>
            <b:First>Felicitas</b:First>
          </b:Person>
          <b:Person>
            <b:Last>Wiradahany</b:Last>
            <b:First>Wisnu</b:First>
          </b:Person>
          <b:Person>
            <b:Last>Egbrink</b:Last>
            <b:Middle>G A Oude</b:Middle>
            <b:First>Miriam</b:First>
          </b:Person>
          <b:Person>
            <b:Last>De Bruin</b:Last>
            <b:Middle>B H</b:Middle>
            <b:First>Anique</b:First>
          </b:Person>
        </b:NameList>
      </b:Author>
    </b:Author>
    <b:Publisher>John Wiley &amp; Sons Ltd. on behalf of British Psychological Society</b:Publisher>
    <b:RefOrder>3</b:RefOrder>
  </b:Source>
  <b:Source>
    <b:Tag>Jef21</b:Tag>
    <b:SourceType>Report</b:SourceType>
    <b:Guid>{643D0C21-000E-47F2-A3FB-56D1A1280780}</b:Guid>
    <b:Author>
      <b:Author>
        <b:NameList>
          <b:Person>
            <b:Last>Jefferson Costales</b:Last>
            <b:First>Janice</b:First>
            <b:Middle>Abellana, Joel S Gracia, Madhavi Devaraj</b:Middle>
          </b:Person>
        </b:NameList>
      </b:Author>
    </b:Author>
    <b:Title>A Learning Assessment Applying Pomodoro Technique as A Productivity Tool for Online Learning</b:Title>
    <b:Year>2021</b:Year>
    <b:City>DOI: 10.1145/3498765.3498844</b:City>
    <b:RefOrder>1</b:RefOrder>
  </b:Source>
</b:Sources>
</file>

<file path=customXml/itemProps1.xml><?xml version="1.0" encoding="utf-8"?>
<ds:datastoreItem xmlns:ds="http://schemas.openxmlformats.org/officeDocument/2006/customXml" ds:itemID="{3A18C3E2-EF14-41DF-910B-56CFB5EC60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73D1B4-45AA-408C-9FA5-EDF63E512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1177e-999e-4484-9773-2bdd55e8a00d"/>
    <ds:schemaRef ds:uri="f9e09c47-11e3-4c6b-9141-33f2d9d49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66D9A3-D51B-46A3-AD2C-CCB67955410E}">
  <ds:schemaRefs>
    <ds:schemaRef ds:uri="http://schemas.microsoft.com/sharepoint/v3/contenttype/forms"/>
  </ds:schemaRefs>
</ds:datastoreItem>
</file>

<file path=customXml/itemProps4.xml><?xml version="1.0" encoding="utf-8"?>
<ds:datastoreItem xmlns:ds="http://schemas.openxmlformats.org/officeDocument/2006/customXml" ds:itemID="{7818C4B3-7AC6-48FD-B77A-01763AC15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7514</Words>
  <Characters>39829</Characters>
  <Application>Microsoft Office Word</Application>
  <DocSecurity>0</DocSecurity>
  <Lines>331</Lines>
  <Paragraphs>94</Paragraphs>
  <ScaleCrop>false</ScaleCrop>
  <Company/>
  <LinksUpToDate>false</LinksUpToDate>
  <CharactersWithSpaces>47249</CharactersWithSpaces>
  <SharedDoc>false</SharedDoc>
  <HLinks>
    <vt:vector size="294" baseType="variant">
      <vt:variant>
        <vt:i4>3080230</vt:i4>
      </vt:variant>
      <vt:variant>
        <vt:i4>273</vt:i4>
      </vt:variant>
      <vt:variant>
        <vt:i4>0</vt:i4>
      </vt:variant>
      <vt:variant>
        <vt:i4>5</vt:i4>
      </vt:variant>
      <vt:variant>
        <vt:lpwstr>https://toggl.com/blog/best-work-timers</vt:lpwstr>
      </vt:variant>
      <vt:variant>
        <vt:lpwstr/>
      </vt:variant>
      <vt:variant>
        <vt:i4>7667821</vt:i4>
      </vt:variant>
      <vt:variant>
        <vt:i4>267</vt:i4>
      </vt:variant>
      <vt:variant>
        <vt:i4>0</vt:i4>
      </vt:variant>
      <vt:variant>
        <vt:i4>5</vt:i4>
      </vt:variant>
      <vt:variant>
        <vt:lpwstr>https://nymag.com/strategist/article/best-productivity-timer-miracle-timecube.html</vt:lpwstr>
      </vt:variant>
      <vt:variant>
        <vt:lpwstr/>
      </vt:variant>
      <vt:variant>
        <vt:i4>3276849</vt:i4>
      </vt:variant>
      <vt:variant>
        <vt:i4>264</vt:i4>
      </vt:variant>
      <vt:variant>
        <vt:i4>0</vt:i4>
      </vt:variant>
      <vt:variant>
        <vt:i4>5</vt:i4>
      </vt:variant>
      <vt:variant>
        <vt:lpwstr>https://shop.minimaldesksetups.com/products/pomodoro-timer</vt:lpwstr>
      </vt:variant>
      <vt:variant>
        <vt:lpwstr/>
      </vt:variant>
      <vt:variant>
        <vt:i4>7471150</vt:i4>
      </vt:variant>
      <vt:variant>
        <vt:i4>261</vt:i4>
      </vt:variant>
      <vt:variant>
        <vt:i4>0</vt:i4>
      </vt:variant>
      <vt:variant>
        <vt:i4>5</vt:i4>
      </vt:variant>
      <vt:variant>
        <vt:lpwstr>https://www.luxafor.no/</vt:lpwstr>
      </vt:variant>
      <vt:variant>
        <vt:lpwstr/>
      </vt:variant>
      <vt:variant>
        <vt:i4>7143508</vt:i4>
      </vt:variant>
      <vt:variant>
        <vt:i4>258</vt:i4>
      </vt:variant>
      <vt:variant>
        <vt:i4>0</vt:i4>
      </vt:variant>
      <vt:variant>
        <vt:i4>5</vt:i4>
      </vt:variant>
      <vt:variant>
        <vt:lpwstr>https://www.researchgate.net/publication/355185097_A_Learning_Assessment_Applying_Pomodoro_Technique_as_A_Productivity_Tool_for_Online_Learning</vt:lpwstr>
      </vt:variant>
      <vt:variant>
        <vt:lpwstr/>
      </vt:variant>
      <vt:variant>
        <vt:i4>589828</vt:i4>
      </vt:variant>
      <vt:variant>
        <vt:i4>255</vt:i4>
      </vt:variant>
      <vt:variant>
        <vt:i4>0</vt:i4>
      </vt:variant>
      <vt:variant>
        <vt:i4>5</vt:i4>
      </vt:variant>
      <vt:variant>
        <vt:lpwstr>https://pubmed.ncbi.nlm.nih.gov/36859717/</vt:lpwstr>
      </vt:variant>
      <vt:variant>
        <vt:lpwstr/>
      </vt:variant>
      <vt:variant>
        <vt:i4>4325389</vt:i4>
      </vt:variant>
      <vt:variant>
        <vt:i4>252</vt:i4>
      </vt:variant>
      <vt:variant>
        <vt:i4>0</vt:i4>
      </vt:variant>
      <vt:variant>
        <vt:i4>5</vt:i4>
      </vt:variant>
      <vt:variant>
        <vt:lpwstr>https://github.com/RealHaakon/TEL100</vt:lpwstr>
      </vt:variant>
      <vt:variant>
        <vt:lpwstr/>
      </vt:variant>
      <vt:variant>
        <vt:i4>8126474</vt:i4>
      </vt:variant>
      <vt:variant>
        <vt:i4>249</vt:i4>
      </vt:variant>
      <vt:variant>
        <vt:i4>0</vt:i4>
      </vt:variant>
      <vt:variant>
        <vt:i4>5</vt:i4>
      </vt:variant>
      <vt:variant>
        <vt:lpwstr>https://commons.wikimedia.org/wiki/File:Pomodoro_Technique.jpg</vt:lpwstr>
      </vt:variant>
      <vt:variant>
        <vt:lpwstr/>
      </vt:variant>
      <vt:variant>
        <vt:i4>5308493</vt:i4>
      </vt:variant>
      <vt:variant>
        <vt:i4>243</vt:i4>
      </vt:variant>
      <vt:variant>
        <vt:i4>0</vt:i4>
      </vt:variant>
      <vt:variant>
        <vt:i4>5</vt:i4>
      </vt:variant>
      <vt:variant>
        <vt:lpwstr>https://pomodorotimer.online/</vt:lpwstr>
      </vt:variant>
      <vt:variant>
        <vt:lpwstr/>
      </vt:variant>
      <vt:variant>
        <vt:i4>65565</vt:i4>
      </vt:variant>
      <vt:variant>
        <vt:i4>237</vt:i4>
      </vt:variant>
      <vt:variant>
        <vt:i4>0</vt:i4>
      </vt:variant>
      <vt:variant>
        <vt:i4>5</vt:i4>
      </vt:variant>
      <vt:variant>
        <vt:lpwstr>https://www.hackster.io/search?i=projects&amp;q=pomodoro</vt:lpwstr>
      </vt:variant>
      <vt:variant>
        <vt:lpwstr/>
      </vt:variant>
      <vt:variant>
        <vt:i4>589828</vt:i4>
      </vt:variant>
      <vt:variant>
        <vt:i4>234</vt:i4>
      </vt:variant>
      <vt:variant>
        <vt:i4>0</vt:i4>
      </vt:variant>
      <vt:variant>
        <vt:i4>5</vt:i4>
      </vt:variant>
      <vt:variant>
        <vt:lpwstr>https://pubmed.ncbi.nlm.nih.gov/36859717/</vt:lpwstr>
      </vt:variant>
      <vt:variant>
        <vt:lpwstr/>
      </vt:variant>
      <vt:variant>
        <vt:i4>524320</vt:i4>
      </vt:variant>
      <vt:variant>
        <vt:i4>231</vt:i4>
      </vt:variant>
      <vt:variant>
        <vt:i4>0</vt:i4>
      </vt:variant>
      <vt:variant>
        <vt:i4>5</vt:i4>
      </vt:variant>
      <vt:variant>
        <vt:lpwstr>https://www.newportinstitute.com/resources/mental-health/zombie_scrolling/</vt:lpwstr>
      </vt:variant>
      <vt:variant>
        <vt:lpwstr/>
      </vt:variant>
      <vt:variant>
        <vt:i4>6684765</vt:i4>
      </vt:variant>
      <vt:variant>
        <vt:i4>225</vt:i4>
      </vt:variant>
      <vt:variant>
        <vt:i4>0</vt:i4>
      </vt:variant>
      <vt:variant>
        <vt:i4>5</vt:i4>
      </vt:variant>
      <vt:variant>
        <vt:lpwstr>https://nces.ed.gov/whatsnew/press_releases/7_18_2024.asp</vt:lpwstr>
      </vt:variant>
      <vt:variant>
        <vt:lpwstr/>
      </vt:variant>
      <vt:variant>
        <vt:i4>5242973</vt:i4>
      </vt:variant>
      <vt:variant>
        <vt:i4>222</vt:i4>
      </vt:variant>
      <vt:variant>
        <vt:i4>0</vt:i4>
      </vt:variant>
      <vt:variant>
        <vt:i4>5</vt:i4>
      </vt:variant>
      <vt:variant>
        <vt:lpwstr>https://www.caylabellamy.com/blog</vt:lpwstr>
      </vt:variant>
      <vt:variant>
        <vt:lpwstr/>
      </vt:variant>
      <vt:variant>
        <vt:i4>2555914</vt:i4>
      </vt:variant>
      <vt:variant>
        <vt:i4>209</vt:i4>
      </vt:variant>
      <vt:variant>
        <vt:i4>0</vt:i4>
      </vt:variant>
      <vt:variant>
        <vt:i4>5</vt:i4>
      </vt:variant>
      <vt:variant>
        <vt:lpwstr/>
      </vt:variant>
      <vt:variant>
        <vt:lpwstr>_Toc1638768078</vt:lpwstr>
      </vt:variant>
      <vt:variant>
        <vt:i4>1245235</vt:i4>
      </vt:variant>
      <vt:variant>
        <vt:i4>203</vt:i4>
      </vt:variant>
      <vt:variant>
        <vt:i4>0</vt:i4>
      </vt:variant>
      <vt:variant>
        <vt:i4>5</vt:i4>
      </vt:variant>
      <vt:variant>
        <vt:lpwstr/>
      </vt:variant>
      <vt:variant>
        <vt:lpwstr>_Toc771130624</vt:lpwstr>
      </vt:variant>
      <vt:variant>
        <vt:i4>3014660</vt:i4>
      </vt:variant>
      <vt:variant>
        <vt:i4>197</vt:i4>
      </vt:variant>
      <vt:variant>
        <vt:i4>0</vt:i4>
      </vt:variant>
      <vt:variant>
        <vt:i4>5</vt:i4>
      </vt:variant>
      <vt:variant>
        <vt:lpwstr/>
      </vt:variant>
      <vt:variant>
        <vt:lpwstr>_Toc1675210308</vt:lpwstr>
      </vt:variant>
      <vt:variant>
        <vt:i4>2883584</vt:i4>
      </vt:variant>
      <vt:variant>
        <vt:i4>191</vt:i4>
      </vt:variant>
      <vt:variant>
        <vt:i4>0</vt:i4>
      </vt:variant>
      <vt:variant>
        <vt:i4>5</vt:i4>
      </vt:variant>
      <vt:variant>
        <vt:lpwstr/>
      </vt:variant>
      <vt:variant>
        <vt:lpwstr>_Toc1895974051</vt:lpwstr>
      </vt:variant>
      <vt:variant>
        <vt:i4>2293766</vt:i4>
      </vt:variant>
      <vt:variant>
        <vt:i4>185</vt:i4>
      </vt:variant>
      <vt:variant>
        <vt:i4>0</vt:i4>
      </vt:variant>
      <vt:variant>
        <vt:i4>5</vt:i4>
      </vt:variant>
      <vt:variant>
        <vt:lpwstr/>
      </vt:variant>
      <vt:variant>
        <vt:lpwstr>_Toc1214584973</vt:lpwstr>
      </vt:variant>
      <vt:variant>
        <vt:i4>1310768</vt:i4>
      </vt:variant>
      <vt:variant>
        <vt:i4>179</vt:i4>
      </vt:variant>
      <vt:variant>
        <vt:i4>0</vt:i4>
      </vt:variant>
      <vt:variant>
        <vt:i4>5</vt:i4>
      </vt:variant>
      <vt:variant>
        <vt:lpwstr/>
      </vt:variant>
      <vt:variant>
        <vt:lpwstr>_Toc687952408</vt:lpwstr>
      </vt:variant>
      <vt:variant>
        <vt:i4>1310771</vt:i4>
      </vt:variant>
      <vt:variant>
        <vt:i4>173</vt:i4>
      </vt:variant>
      <vt:variant>
        <vt:i4>0</vt:i4>
      </vt:variant>
      <vt:variant>
        <vt:i4>5</vt:i4>
      </vt:variant>
      <vt:variant>
        <vt:lpwstr/>
      </vt:variant>
      <vt:variant>
        <vt:lpwstr>_Toc904776928</vt:lpwstr>
      </vt:variant>
      <vt:variant>
        <vt:i4>2097155</vt:i4>
      </vt:variant>
      <vt:variant>
        <vt:i4>167</vt:i4>
      </vt:variant>
      <vt:variant>
        <vt:i4>0</vt:i4>
      </vt:variant>
      <vt:variant>
        <vt:i4>5</vt:i4>
      </vt:variant>
      <vt:variant>
        <vt:lpwstr/>
      </vt:variant>
      <vt:variant>
        <vt:lpwstr>_Toc1236049681</vt:lpwstr>
      </vt:variant>
      <vt:variant>
        <vt:i4>1179700</vt:i4>
      </vt:variant>
      <vt:variant>
        <vt:i4>161</vt:i4>
      </vt:variant>
      <vt:variant>
        <vt:i4>0</vt:i4>
      </vt:variant>
      <vt:variant>
        <vt:i4>5</vt:i4>
      </vt:variant>
      <vt:variant>
        <vt:lpwstr/>
      </vt:variant>
      <vt:variant>
        <vt:lpwstr>_Toc776011432</vt:lpwstr>
      </vt:variant>
      <vt:variant>
        <vt:i4>2097152</vt:i4>
      </vt:variant>
      <vt:variant>
        <vt:i4>155</vt:i4>
      </vt:variant>
      <vt:variant>
        <vt:i4>0</vt:i4>
      </vt:variant>
      <vt:variant>
        <vt:i4>5</vt:i4>
      </vt:variant>
      <vt:variant>
        <vt:lpwstr/>
      </vt:variant>
      <vt:variant>
        <vt:lpwstr>_Toc1856494040</vt:lpwstr>
      </vt:variant>
      <vt:variant>
        <vt:i4>1441844</vt:i4>
      </vt:variant>
      <vt:variant>
        <vt:i4>149</vt:i4>
      </vt:variant>
      <vt:variant>
        <vt:i4>0</vt:i4>
      </vt:variant>
      <vt:variant>
        <vt:i4>5</vt:i4>
      </vt:variant>
      <vt:variant>
        <vt:lpwstr/>
      </vt:variant>
      <vt:variant>
        <vt:lpwstr>_Toc231667130</vt:lpwstr>
      </vt:variant>
      <vt:variant>
        <vt:i4>1310775</vt:i4>
      </vt:variant>
      <vt:variant>
        <vt:i4>143</vt:i4>
      </vt:variant>
      <vt:variant>
        <vt:i4>0</vt:i4>
      </vt:variant>
      <vt:variant>
        <vt:i4>5</vt:i4>
      </vt:variant>
      <vt:variant>
        <vt:lpwstr/>
      </vt:variant>
      <vt:variant>
        <vt:lpwstr>_Toc841779997</vt:lpwstr>
      </vt:variant>
      <vt:variant>
        <vt:i4>1769520</vt:i4>
      </vt:variant>
      <vt:variant>
        <vt:i4>137</vt:i4>
      </vt:variant>
      <vt:variant>
        <vt:i4>0</vt:i4>
      </vt:variant>
      <vt:variant>
        <vt:i4>5</vt:i4>
      </vt:variant>
      <vt:variant>
        <vt:lpwstr/>
      </vt:variant>
      <vt:variant>
        <vt:lpwstr>_Toc433925534</vt:lpwstr>
      </vt:variant>
      <vt:variant>
        <vt:i4>2162691</vt:i4>
      </vt:variant>
      <vt:variant>
        <vt:i4>131</vt:i4>
      </vt:variant>
      <vt:variant>
        <vt:i4>0</vt:i4>
      </vt:variant>
      <vt:variant>
        <vt:i4>5</vt:i4>
      </vt:variant>
      <vt:variant>
        <vt:lpwstr/>
      </vt:variant>
      <vt:variant>
        <vt:lpwstr>_Toc1085769441</vt:lpwstr>
      </vt:variant>
      <vt:variant>
        <vt:i4>1048634</vt:i4>
      </vt:variant>
      <vt:variant>
        <vt:i4>125</vt:i4>
      </vt:variant>
      <vt:variant>
        <vt:i4>0</vt:i4>
      </vt:variant>
      <vt:variant>
        <vt:i4>5</vt:i4>
      </vt:variant>
      <vt:variant>
        <vt:lpwstr/>
      </vt:variant>
      <vt:variant>
        <vt:lpwstr>_Toc138419298</vt:lpwstr>
      </vt:variant>
      <vt:variant>
        <vt:i4>1114173</vt:i4>
      </vt:variant>
      <vt:variant>
        <vt:i4>119</vt:i4>
      </vt:variant>
      <vt:variant>
        <vt:i4>0</vt:i4>
      </vt:variant>
      <vt:variant>
        <vt:i4>5</vt:i4>
      </vt:variant>
      <vt:variant>
        <vt:lpwstr/>
      </vt:variant>
      <vt:variant>
        <vt:lpwstr>_Toc953863188</vt:lpwstr>
      </vt:variant>
      <vt:variant>
        <vt:i4>2555913</vt:i4>
      </vt:variant>
      <vt:variant>
        <vt:i4>113</vt:i4>
      </vt:variant>
      <vt:variant>
        <vt:i4>0</vt:i4>
      </vt:variant>
      <vt:variant>
        <vt:i4>5</vt:i4>
      </vt:variant>
      <vt:variant>
        <vt:lpwstr/>
      </vt:variant>
      <vt:variant>
        <vt:lpwstr>_Toc1391878217</vt:lpwstr>
      </vt:variant>
      <vt:variant>
        <vt:i4>2359296</vt:i4>
      </vt:variant>
      <vt:variant>
        <vt:i4>107</vt:i4>
      </vt:variant>
      <vt:variant>
        <vt:i4>0</vt:i4>
      </vt:variant>
      <vt:variant>
        <vt:i4>5</vt:i4>
      </vt:variant>
      <vt:variant>
        <vt:lpwstr/>
      </vt:variant>
      <vt:variant>
        <vt:lpwstr>_Toc1056647657</vt:lpwstr>
      </vt:variant>
      <vt:variant>
        <vt:i4>1703985</vt:i4>
      </vt:variant>
      <vt:variant>
        <vt:i4>101</vt:i4>
      </vt:variant>
      <vt:variant>
        <vt:i4>0</vt:i4>
      </vt:variant>
      <vt:variant>
        <vt:i4>5</vt:i4>
      </vt:variant>
      <vt:variant>
        <vt:lpwstr/>
      </vt:variant>
      <vt:variant>
        <vt:lpwstr>_Toc445626299</vt:lpwstr>
      </vt:variant>
      <vt:variant>
        <vt:i4>1900596</vt:i4>
      </vt:variant>
      <vt:variant>
        <vt:i4>95</vt:i4>
      </vt:variant>
      <vt:variant>
        <vt:i4>0</vt:i4>
      </vt:variant>
      <vt:variant>
        <vt:i4>5</vt:i4>
      </vt:variant>
      <vt:variant>
        <vt:lpwstr/>
      </vt:variant>
      <vt:variant>
        <vt:lpwstr>_Toc972376887</vt:lpwstr>
      </vt:variant>
      <vt:variant>
        <vt:i4>1310770</vt:i4>
      </vt:variant>
      <vt:variant>
        <vt:i4>89</vt:i4>
      </vt:variant>
      <vt:variant>
        <vt:i4>0</vt:i4>
      </vt:variant>
      <vt:variant>
        <vt:i4>5</vt:i4>
      </vt:variant>
      <vt:variant>
        <vt:lpwstr/>
      </vt:variant>
      <vt:variant>
        <vt:lpwstr>_Toc218015978</vt:lpwstr>
      </vt:variant>
      <vt:variant>
        <vt:i4>2555917</vt:i4>
      </vt:variant>
      <vt:variant>
        <vt:i4>83</vt:i4>
      </vt:variant>
      <vt:variant>
        <vt:i4>0</vt:i4>
      </vt:variant>
      <vt:variant>
        <vt:i4>5</vt:i4>
      </vt:variant>
      <vt:variant>
        <vt:lpwstr/>
      </vt:variant>
      <vt:variant>
        <vt:lpwstr>_Toc1848538251</vt:lpwstr>
      </vt:variant>
      <vt:variant>
        <vt:i4>2818063</vt:i4>
      </vt:variant>
      <vt:variant>
        <vt:i4>77</vt:i4>
      </vt:variant>
      <vt:variant>
        <vt:i4>0</vt:i4>
      </vt:variant>
      <vt:variant>
        <vt:i4>5</vt:i4>
      </vt:variant>
      <vt:variant>
        <vt:lpwstr/>
      </vt:variant>
      <vt:variant>
        <vt:lpwstr>_Toc1980908277</vt:lpwstr>
      </vt:variant>
      <vt:variant>
        <vt:i4>2097165</vt:i4>
      </vt:variant>
      <vt:variant>
        <vt:i4>71</vt:i4>
      </vt:variant>
      <vt:variant>
        <vt:i4>0</vt:i4>
      </vt:variant>
      <vt:variant>
        <vt:i4>5</vt:i4>
      </vt:variant>
      <vt:variant>
        <vt:lpwstr/>
      </vt:variant>
      <vt:variant>
        <vt:lpwstr>_Toc2063804753</vt:lpwstr>
      </vt:variant>
      <vt:variant>
        <vt:i4>1179701</vt:i4>
      </vt:variant>
      <vt:variant>
        <vt:i4>65</vt:i4>
      </vt:variant>
      <vt:variant>
        <vt:i4>0</vt:i4>
      </vt:variant>
      <vt:variant>
        <vt:i4>5</vt:i4>
      </vt:variant>
      <vt:variant>
        <vt:lpwstr/>
      </vt:variant>
      <vt:variant>
        <vt:lpwstr>_Toc146417326</vt:lpwstr>
      </vt:variant>
      <vt:variant>
        <vt:i4>1376311</vt:i4>
      </vt:variant>
      <vt:variant>
        <vt:i4>59</vt:i4>
      </vt:variant>
      <vt:variant>
        <vt:i4>0</vt:i4>
      </vt:variant>
      <vt:variant>
        <vt:i4>5</vt:i4>
      </vt:variant>
      <vt:variant>
        <vt:lpwstr/>
      </vt:variant>
      <vt:variant>
        <vt:lpwstr>_Toc450761513</vt:lpwstr>
      </vt:variant>
      <vt:variant>
        <vt:i4>1835067</vt:i4>
      </vt:variant>
      <vt:variant>
        <vt:i4>53</vt:i4>
      </vt:variant>
      <vt:variant>
        <vt:i4>0</vt:i4>
      </vt:variant>
      <vt:variant>
        <vt:i4>5</vt:i4>
      </vt:variant>
      <vt:variant>
        <vt:lpwstr/>
      </vt:variant>
      <vt:variant>
        <vt:lpwstr>_Toc438840307</vt:lpwstr>
      </vt:variant>
      <vt:variant>
        <vt:i4>3014659</vt:i4>
      </vt:variant>
      <vt:variant>
        <vt:i4>47</vt:i4>
      </vt:variant>
      <vt:variant>
        <vt:i4>0</vt:i4>
      </vt:variant>
      <vt:variant>
        <vt:i4>5</vt:i4>
      </vt:variant>
      <vt:variant>
        <vt:lpwstr/>
      </vt:variant>
      <vt:variant>
        <vt:lpwstr>_Toc2047252259</vt:lpwstr>
      </vt:variant>
      <vt:variant>
        <vt:i4>1703985</vt:i4>
      </vt:variant>
      <vt:variant>
        <vt:i4>41</vt:i4>
      </vt:variant>
      <vt:variant>
        <vt:i4>0</vt:i4>
      </vt:variant>
      <vt:variant>
        <vt:i4>5</vt:i4>
      </vt:variant>
      <vt:variant>
        <vt:lpwstr/>
      </vt:variant>
      <vt:variant>
        <vt:lpwstr>_Toc177438460</vt:lpwstr>
      </vt:variant>
      <vt:variant>
        <vt:i4>1703986</vt:i4>
      </vt:variant>
      <vt:variant>
        <vt:i4>35</vt:i4>
      </vt:variant>
      <vt:variant>
        <vt:i4>0</vt:i4>
      </vt:variant>
      <vt:variant>
        <vt:i4>5</vt:i4>
      </vt:variant>
      <vt:variant>
        <vt:lpwstr/>
      </vt:variant>
      <vt:variant>
        <vt:lpwstr>_Toc805299668</vt:lpwstr>
      </vt:variant>
      <vt:variant>
        <vt:i4>1507376</vt:i4>
      </vt:variant>
      <vt:variant>
        <vt:i4>29</vt:i4>
      </vt:variant>
      <vt:variant>
        <vt:i4>0</vt:i4>
      </vt:variant>
      <vt:variant>
        <vt:i4>5</vt:i4>
      </vt:variant>
      <vt:variant>
        <vt:lpwstr/>
      </vt:variant>
      <vt:variant>
        <vt:lpwstr>_Toc103305260</vt:lpwstr>
      </vt:variant>
      <vt:variant>
        <vt:i4>1441851</vt:i4>
      </vt:variant>
      <vt:variant>
        <vt:i4>20</vt:i4>
      </vt:variant>
      <vt:variant>
        <vt:i4>0</vt:i4>
      </vt:variant>
      <vt:variant>
        <vt:i4>5</vt:i4>
      </vt:variant>
      <vt:variant>
        <vt:lpwstr/>
      </vt:variant>
      <vt:variant>
        <vt:lpwstr>_Toc73266480</vt:lpwstr>
      </vt:variant>
      <vt:variant>
        <vt:i4>1245237</vt:i4>
      </vt:variant>
      <vt:variant>
        <vt:i4>11</vt:i4>
      </vt:variant>
      <vt:variant>
        <vt:i4>0</vt:i4>
      </vt:variant>
      <vt:variant>
        <vt:i4>5</vt:i4>
      </vt:variant>
      <vt:variant>
        <vt:lpwstr/>
      </vt:variant>
      <vt:variant>
        <vt:lpwstr>_Toc174620253</vt:lpwstr>
      </vt:variant>
      <vt:variant>
        <vt:i4>1245237</vt:i4>
      </vt:variant>
      <vt:variant>
        <vt:i4>5</vt:i4>
      </vt:variant>
      <vt:variant>
        <vt:i4>0</vt:i4>
      </vt:variant>
      <vt:variant>
        <vt:i4>5</vt:i4>
      </vt:variant>
      <vt:variant>
        <vt:lpwstr/>
      </vt:variant>
      <vt:variant>
        <vt:lpwstr>_Toc174620252</vt:lpwstr>
      </vt:variant>
      <vt:variant>
        <vt:i4>3801215</vt:i4>
      </vt:variant>
      <vt:variant>
        <vt:i4>0</vt:i4>
      </vt:variant>
      <vt:variant>
        <vt:i4>0</vt:i4>
      </vt:variant>
      <vt:variant>
        <vt:i4>5</vt:i4>
      </vt:variant>
      <vt:variant>
        <vt:lpwstr>https://www.youtube.com/watch?v=p1PID91sEW8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Margrete Gabestad</dc:creator>
  <cp:keywords/>
  <cp:lastModifiedBy>Håkon Bekken</cp:lastModifiedBy>
  <cp:revision>2</cp:revision>
  <dcterms:created xsi:type="dcterms:W3CDTF">2025-08-26T09:36:00Z</dcterms:created>
  <dcterms:modified xsi:type="dcterms:W3CDTF">2025-08-26T09:36:00Z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0x0101006BA684245B605348B875572EBDF845D3</vt:lpwstr>
  </property>
  <property fmtid="{D5CDD505-2E9C-101B-9397-08002B2CF9AE}" pid="3" name="MSIP_Label_fd2c0a6e-2c12-4688-9c96-cb4c6b822d2a_Enabled">
    <vt:lpwstr>true</vt:lpwstr>
  </property>
  <property fmtid="{D5CDD505-2E9C-101B-9397-08002B2CF9AE}" pid="4" name="MSIP_Label_fd2c0a6e-2c12-4688-9c96-cb4c6b822d2a_SetDate">
    <vt:lpwstr>2025-08-12T12:18:26Z</vt:lpwstr>
  </property>
  <property fmtid="{D5CDD505-2E9C-101B-9397-08002B2CF9AE}" pid="5" name="MSIP_Label_fd2c0a6e-2c12-4688-9c96-cb4c6b822d2a_Method">
    <vt:lpwstr>Privileged</vt:lpwstr>
  </property>
  <property fmtid="{D5CDD505-2E9C-101B-9397-08002B2CF9AE}" pid="6" name="MSIP_Label_fd2c0a6e-2c12-4688-9c96-cb4c6b822d2a_Name">
    <vt:lpwstr>fd2c0a6e-2c12-4688-9c96-cb4c6b822d2a</vt:lpwstr>
  </property>
  <property fmtid="{D5CDD505-2E9C-101B-9397-08002B2CF9AE}" pid="7" name="MSIP_Label_fd2c0a6e-2c12-4688-9c96-cb4c6b822d2a_SiteId">
    <vt:lpwstr>eec01f8e-737f-43e3-9ed5-f8a59913bd82</vt:lpwstr>
  </property>
  <property fmtid="{D5CDD505-2E9C-101B-9397-08002B2CF9AE}" pid="8" name="MSIP_Label_fd2c0a6e-2c12-4688-9c96-cb4c6b822d2a_ActionId">
    <vt:lpwstr>c1feaf9f-340b-4a2b-b063-0b4a34492edb</vt:lpwstr>
  </property>
  <property fmtid="{D5CDD505-2E9C-101B-9397-08002B2CF9AE}" pid="9" name="MSIP_Label_fd2c0a6e-2c12-4688-9c96-cb4c6b822d2a_ContentBits">
    <vt:lpwstr>0</vt:lpwstr>
  </property>
  <property fmtid="{D5CDD505-2E9C-101B-9397-08002B2CF9AE}" pid="10" name="MSIP_Label_fd2c0a6e-2c12-4688-9c96-cb4c6b822d2a_Tag">
    <vt:lpwstr>10, 0, 1, 1</vt:lpwstr>
  </property>
</Properties>
</file>